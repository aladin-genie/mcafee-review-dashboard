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Relationships xmlns="http://schemas.openxmlformats.org/package/2006/relationships"><Relationship Type="http://schemas.openxmlformats.org/officeDocument/2006/relationships/officeDocument" Target="/word/document.xml" Id="Rcc7244c428504e59"/></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4cb00c018ecc4a21"/>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A1A1A"/>
          <w:sz w:val="72"/>
        </w:rPr>
        <w:t>Customer Support</w:t>
      </w:r>
    </w:p>
    <w:p>
      <w:pPr>
        <w:spacing w:after="400"/>
        <w:ind w:left="1200" w:right="1200"/>
        <w:jc w:val="left"/>
      </w:pPr>
      <w:r>
        <w:rPr>
          <w:b/>
          <w:color w:val="C41E3A"/>
          <w:sz w:val="72"/>
        </w:rPr>
        <w:t>Strategic Brief</w:t>
      </w:r>
    </w:p>
    <w:p>
      <w:pPr>
        <w:spacing w:after="3000"/>
        <w:ind w:left="1200" w:right="1200"/>
        <w:jc w:val="left"/>
      </w:pPr>
      <w:r>
        <w:rPr>
          <w:color w:val="4A4A4A"/>
          <w:spacing w:val="30"/>
          <w:sz w:val="28"/>
        </w:rPr>
        <w:t>A Critical Gap at a Critical Moment</w:t>
      </w:r>
    </w:p>
    <w:p>
      <w:pPr>
        <w:spacing w:after="120"/>
        <w:ind w:left="1200"/>
        <w:jc w:val="left"/>
      </w:pPr>
      <w:r>
        <w:rPr>
          <w:b/>
          <w:color w:val="C41E3A"/>
          <w:sz w:val="24"/>
        </w:rPr>
        <w:t>McAfee</w:t>
      </w:r>
    </w:p>
    <w:p>
      <w:pPr>
        <w:spacing w:after="120"/>
        <w:ind w:left="1200"/>
        <w:jc w:val="left"/>
      </w:pPr>
      <w:r>
        <w:rPr>
          <w:color w:val="6B6B6B"/>
          <w:sz w:val="20"/>
        </w:rPr>
        <w:t>Strategic Analysis Division</w:t>
      </w:r>
    </w:p>
    <w:p>
      <w:pPr>
        <w:ind w:left="1200"/>
        <w:jc w:val="left"/>
      </w:pPr>
      <w:r>
        <w:rPr>
          <w:color w:val="6B6B6B"/>
          <w:sz w:val="18"/>
        </w:rPr>
        <w:t>March 2026</w:t>
      </w:r>
    </w:p>
    <w:p>
      <w:pPr>
        <w:sectPr>
          <w:type w:val="nextPage"/>
          <w:pgSz w:w="11906" w:h="16838"/>
          <w:pgMar w:top="0" w:right="0" w:bottom="0" w:left="0" w:header="0" w:footer="0"/>
        </w:sectPr>
      </w:pPr>
    </w:p>
    <w:p>
      <w:pPr>
        <w:pStyle w:val="Heading1"/>
      </w:pPr>
      <w:r>
        <w:t>Table of Contents</w:t>
      </w:r>
    </w:p>
    <w:p>
      <w:pPr>
        <w:spacing w:after="300"/>
      </w:pPr>
      <w:r>
        <w:rPr>
          <w:color w:val="6B6B6B"/>
          <w:sz w:val="18"/>
        </w:rPr>
        <w:t>Right-click the TOC and select "Update Field" to refresh page numbers</w:t>
      </w:r>
    </w:p>
    <w:p>
      <w:r>
        <w:fldChar w:fldCharType="begin"/>
        <w:instrText xml:space="preserve"> TOC \o "1-3" \h \z \u </w:instrText>
        <w:fldChar w:fldCharType="separate"/>
      </w:r>
    </w:p>
    <w:p>
      <w:pPr>
        <w:pStyle w:val="TOC1"/>
      </w:pPr>
      <w:r>
        <w:t>Executive Summary</w:t>
        <w:tab/>
        <w:t>3</w:t>
      </w:r>
    </w:p>
    <w:p>
      <w:pPr>
        <w:pStyle w:val="TOC1"/>
      </w:pPr>
      <w:r>
        <w:t>Why This Matters Now</w:t>
        <w:tab/>
        <w:t>4</w:t>
      </w:r>
    </w:p>
    <w:p>
      <w:pPr>
        <w:pStyle w:val="TOC1"/>
      </w:pPr>
      <w:r>
        <w:t>What the Data Tells Us</w:t>
        <w:tab/>
        <w:t>5</w:t>
      </w:r>
    </w:p>
    <w:p>
      <w:pPr>
        <w:pStyle w:val="TOC1"/>
      </w:pPr>
      <w:r>
        <w:t>The Support Response Quality Problem</w:t>
        <w:tab/>
        <w:t>7</w:t>
      </w:r>
    </w:p>
    <w:p>
      <w:pPr>
        <w:pStyle w:val="TOC1"/>
      </w:pPr>
      <w:r>
        <w:t>The Customer Service Journey</w:t>
        <w:tab/>
        <w:t>10</w:t>
      </w:r>
    </w:p>
    <w:p>
      <w:pPr>
        <w:pStyle w:val="TOC1"/>
      </w:pPr>
      <w:r>
        <w:t>Risk to New App Launch</w:t>
        <w:tab/>
        <w:t>11</w:t>
      </w:r>
    </w:p>
    <w:p>
      <w:pPr>
        <w:pStyle w:val="TOC1"/>
      </w:pPr>
      <w:r>
        <w:t>Specific Issues to Fix</w:t>
        <w:tab/>
        <w:t>12</w:t>
      </w:r>
    </w:p>
    <w:p>
      <w:pPr>
        <w:pStyle w:val="TOC1"/>
      </w:pPr>
      <w:r>
        <w:t>What Good Looks Like</w:t>
        <w:tab/>
        <w:t>15</w:t>
      </w:r>
    </w:p>
    <w:p>
      <w:pPr>
        <w:pStyle w:val="TOC1"/>
      </w:pPr>
      <w:r>
        <w:t>Recommended Immediate Actions</w:t>
        <w:tab/>
        <w:t>16</w:t>
      </w:r>
    </w:p>
    <w:p>
      <w:pPr>
        <w:pStyle w:val="TOC1"/>
      </w:pPr>
      <w:r>
        <w:t>Success Metrics</w:t>
        <w:tab/>
        <w:t>17</w:t>
      </w:r>
    </w:p>
    <w:p>
      <w:pPr>
        <w:pStyle w:val="TOC1"/>
      </w:pPr>
      <w:r>
        <w:t>Closing Note</w:t>
        <w:tab/>
        <w:t>18</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With McAfee’s new app launch imminent, the window to shape first impressions is narrowing fast. Prospective users routinely check app store reviews before committing to a purchase. What they find today on the Google Play Store is a wall of unresolved negative experiences: 71 one-star reviews (14.2% of all Play Store reviews), many of which receive responses that show empathy but stop short of offering the customer a single actionable next step. An LLM-based evaluation of all 487 developer replies found that 30% carry quality issues — the largest being “No Solution” (empathy without action) at 15.0% and “Generic Template” (copy-paste boilerplate) at 10.3%.</w:t>
      </w:r>
    </w:p>
    <w:p>
      <w:r>
        <w:t xml:space="preserve">This brief uses data from </w:t>
      </w:r>
      <w:del w:id="101" w:author="Claude" w:date="2026-03-22T00:00:00Z">
        <w:r>
          <w:delText>584 real user reviews (August 2025 to March 2026)</w:delText>
        </w:r>
      </w:del>
      <w:ins w:id="102" w:author="Claude" w:date="2026-03-22T00:00:00Z">
        <w:r>
          <w:t>578 real user reviews (January to March 2026)</w:t>
        </w:r>
      </w:ins>
      <w:r>
        <w:t xml:space="preserve"> to demonstrate three things: the depth of the support quality problem, the direct risk it poses to new customer acquisition, and the specific changes needed to reverse the trend before the new app launch amplifies it.</w:t>
      </w:r>
    </w:p>
    <w:p>
      <w:pPr>
        <w:keepNext/>
        <w:spacing w:before="200" w:after="80"/>
        <w:jc w:val="center"/>
      </w:pPr>
      <w:r>
        <w:drawing>
          <wp:inline distT="0" distB="0" distL="0" distR="0">
            <wp:extent cx="5040000" cy="5217777"/>
            <wp:effectExtent l="0" t="0" r="0" b="0"/>
            <wp:docPr id="3" name="ReviewDistribution"/>
            <wp:cNvGraphicFramePr>
              <a:graphicFrameLocks noChangeAspect="1"/>
            </wp:cNvGraphicFramePr>
            <a:graphic>
              <a:graphicData uri="http://schemas.openxmlformats.org/drawingml/2006/picture">
                <pic:pic>
                  <pic:nvPicPr>
                    <pic:cNvPr id="0" name="ReviewDistribution.png"/>
                    <pic:cNvPicPr/>
                  </pic:nvPicPr>
                  <pic:blipFill>
                    <a:blip r:embed="R147d8853ddf544ec"/>
                    <a:stretch>
                      <a:fillRect/>
                    </a:stretch>
                  </pic:blipFill>
                  <pic:spPr>
                    <a:xfrm>
                      <a:off x="0" y="0"/>
                      <a:ext cx="5040000" cy="5217777"/>
                    </a:xfrm>
                    <a:prstGeom prst="rect"/>
                  </pic:spPr>
                </pic:pic>
              </a:graphicData>
            </a:graphic>
          </wp:inline>
        </w:drawing>
      </w:r>
    </w:p>
    <w:p>
      <w:pPr>
        <w:pStyle w:val="Caption"/>
      </w:pPr>
      <w:r>
        <w:t>Figure 1: Review Distribution Analysis (</w:t>
      </w:r>
      <w:del w:id="103" w:author="Claude" w:date="2026-03-22T00:00:00Z">
        <w:r>
          <w:delText>n=584</w:delText>
        </w:r>
      </w:del>
      <w:ins w:id="104" w:author="Claude" w:date="2026-03-22T00:00:00Z">
        <w:r>
          <w:t>n=578</w:t>
        </w:r>
      </w:ins>
      <w:r>
        <w:t xml:space="preserve"> reviews)</w:t>
      </w:r>
    </w:p>
    <w:p>
      <w:r>
        <w:br w:type="page"/>
      </w:r>
    </w:p>
    <w:p>
      <w:pPr>
        <w:pStyle w:val="Heading1"/>
      </w:pPr>
      <w:bookmarkStart w:name="_Toc002" w:id="002"/>
      <w:r>
        <w:t>Why This Matters Now</w:t>
      </w:r>
      <w:bookmarkEnd w:id="002"/>
    </w:p>
    <w:p>
      <w:r>
        <w:t>Antivirus and Total Protection software is a trust-based purchase. Unlike a streaming subscription or a game, security software buyers are asking: "Can I trust this company to protect me when it matters?" That question is answered, before a single line of marketing copy is read, by what other users say in app store reviews.</w:t>
      </w:r>
    </w:p>
    <w:p>
      <w:r>
        <w:t xml:space="preserve">Google Play’s algorithm surfaces featured reviews prominently and the reviews getting the most “helpful” votes from real users are disproportionately negative. </w:t>
      </w:r>
      <w:del w:id="105" w:author="Claude" w:date="2026-03-22T00:00:00Z">
        <w:r>
          <w:delText xml:space="preserve">The top four most-helpful Play Store reviews in our dataset all carry a 1-star rating, with</w:delText>
        </w:r>
      </w:del>
      <w:ins w:id="106" w:author="Claude" w:date="2026-03-22T00:00:00Z">
        <w:r>
          <w:t xml:space="preserve">Three of the four most-helpful Play Store reviews carry a 1-star rating, with</w:t>
        </w:r>
      </w:ins>
      <w:r>
        <w:t xml:space="preserve"> the leading review earning 22 helpful votes for a complaint about a login failure. These are the reviews a prospective customer sees first.</w:t>
      </w:r>
    </w:p>
    <w:p>
      <w:pPr>
        <w:spacing w:before="200"/>
      </w:pPr>
      <w:r>
        <w:rPr>
          <w:b/>
          <w:color w:val="C41E3A"/>
        </w:rPr>
        <w:t xml:space="preserve">Key Insight: </w:t>
      </w:r>
      <w:r>
        <w:t>If the first thing a new user sees is a 1-star review followed by a support response that says "please contact us at mcafee.com/support" and if that user then contacts support and waits a long time to get help the user journey ends there. Not with a refund request. Not with a complaint. Just silence, a deleted app, and a subscription that is never renewed.</w:t>
      </w:r>
    </w:p>
    <w:p>
      <w:r>
        <w:br w:type="page"/>
      </w:r>
    </w:p>
    <w:p>
      <w:pPr>
        <w:pStyle w:val="Heading1"/>
      </w:pPr>
      <w:bookmarkStart w:name="_Toc003" w:id="003"/>
      <w:r>
        <w:t>What the Data Tells Us</w:t>
      </w:r>
      <w:bookmarkEnd w:id="003"/>
    </w:p>
    <w:p>
      <w:pPr>
        <w:pStyle w:val="Heading2"/>
      </w:pPr>
      <w:r>
        <w:t>Overall Review Health</w:t>
      </w:r>
    </w:p>
    <w:tbl>
      <w:tblPr>
        <w:tblW w:w="5000" w:type="pct"/>
        <w:tblBorders>
          <w:top w:val="single" w:color="C41E3A" w:sz="12"/>
          <w:left w:val="nil"/>
          <w:bottom w:val="single" w:color="C41E3A" w:sz="12"/>
          <w:right w:val="nil"/>
          <w:insideH w:val="single" w:color="E0E0E0" w:sz="4"/>
          <w:insideV w:val="nil"/>
        </w:tblBorders>
        <w:tblCellMar>
          <w:top w:w="100" w:type="dxa"/>
          <w:left w:w="150" w:type="dxa"/>
          <w:bottom w:w="100" w:type="dxa"/>
          <w:right w:w="150" w:type="dxa"/>
        </w:tblCellMar>
      </w:tblPr>
      <w:tblGrid>
        <w:gridCol w:w="2000"/>
        <w:gridCol w:w="2000"/>
      </w:tblGrid>
      <w:tr>
        <w:trPr>
          <w:tblHeader/>
        </w:trPr>
        <w:tc>
          <w:tcPr>
            <w:tcBorders>
              <w:bottom w:val="single" w:color="C41E3A" w:sz="8"/>
            </w:tcBorders>
            <w:shd w:val="clear" w:fill="F5F5F5"/>
            <w:vAlign w:val="center"/>
          </w:tcPr>
          <w:p>
            <w:pPr>
              <w:spacing w:before="0" w:after="0"/>
              <w:jc w:val="center"/>
            </w:pPr>
            <w:r>
              <w:rPr>
                <w:b/>
                <w:color w:val="1A1A1A"/>
                <w:sz w:val="21"/>
              </w:rPr>
              <w:t>Metric</w:t>
            </w:r>
          </w:p>
        </w:tc>
        <w:tc>
          <w:tcPr>
            <w:tcBorders>
              <w:bottom w:val="single" w:color="C41E3A" w:sz="8"/>
            </w:tcBorders>
            <w:shd w:val="clear" w:fill="F5F5F5"/>
            <w:vAlign w:val="center"/>
          </w:tcPr>
          <w:p>
            <w:pPr>
              <w:spacing w:before="0" w:after="0"/>
              <w:jc w:val="center"/>
            </w:pPr>
            <w:r>
              <w:rPr>
                <w:b/>
                <w:color w:val="1A1A1A"/>
                <w:sz w:val="21"/>
              </w:rPr>
              <w:t>Value</w:t>
            </w:r>
          </w:p>
        </w:tc>
      </w:tr>
      <w:tr>
        <w:tc>
          <w:tcPr>
            <w:vAlign w:val="center"/>
          </w:tcPr>
          <w:p>
            <w:pPr>
              <w:spacing w:before="0" w:after="0"/>
              <w:jc w:val="left"/>
            </w:pPr>
            <w:r>
              <w:rPr>
                <w:color w:val="1A1A1A"/>
                <w:sz w:val="20"/>
              </w:rPr>
              <w:t>Total reviews analysed</w:t>
            </w:r>
          </w:p>
        </w:tc>
        <w:tc>
          <w:tcPr>
            <w:vAlign w:val="center"/>
          </w:tcPr>
          <w:p>
            <w:pPr>
              <w:spacing w:before="0" w:after="0"/>
              <w:jc w:val="center"/>
            </w:pPr>
            <w:del w:id="107" w:author="Claude" w:date="2026-03-22T00:00:00Z">
              <w:r>
                <w:rPr>
                  <w:color w:val="1A1A1A"/>
                  <w:sz w:val="20"/>
                </w:rPr>
                <w:delText>584</w:delText>
              </w:r>
            </w:del>
            <w:ins w:id="108" w:author="Claude" w:date="2026-03-22T00:00:00Z">
              <w:r>
                <w:rPr>
                  <w:color w:val="1A1A1A"/>
                  <w:sz w:val="20"/>
                </w:rPr>
                <w:t>578</w:t>
              </w:r>
            </w:ins>
          </w:p>
        </w:tc>
      </w:tr>
      <w:tr>
        <w:tc>
          <w:tcPr>
            <w:vAlign w:val="center"/>
          </w:tcPr>
          <w:p>
            <w:pPr>
              <w:spacing w:before="0" w:after="0"/>
              <w:jc w:val="left"/>
            </w:pPr>
            <w:r>
              <w:rPr>
                <w:color w:val="1A1A1A"/>
                <w:sz w:val="20"/>
              </w:rPr>
              <w:t>Average rating</w:t>
            </w:r>
          </w:p>
        </w:tc>
        <w:tc>
          <w:tcPr>
            <w:vAlign w:val="center"/>
          </w:tcPr>
          <w:p>
            <w:pPr>
              <w:spacing w:before="0" w:after="0"/>
              <w:jc w:val="center"/>
            </w:pPr>
            <w:del w:id="137" w:author="Claude" w:date="2026-03-22T00:00:00Z">
              <w:r>
                <w:rPr>
                  <w:color w:val="1A1A1A"/>
                  <w:sz w:val="20"/>
                </w:rPr>
                <w:delText>3.92 / 5</w:delText>
              </w:r>
            </w:del>
            <w:ins w:id="138" w:author="Claude" w:date="2026-03-22T00:00:00Z">
              <w:r>
                <w:rPr>
                  <w:color w:val="1A1A1A"/>
                  <w:sz w:val="20"/>
                </w:rPr>
                <w:t>3.95 / 5</w:t>
              </w:r>
            </w:ins>
          </w:p>
        </w:tc>
      </w:tr>
      <w:tr>
        <w:tc>
          <w:tcPr>
            <w:vAlign w:val="center"/>
          </w:tcPr>
          <w:p>
            <w:pPr>
              <w:spacing w:before="0" w:after="0"/>
              <w:jc w:val="left"/>
            </w:pPr>
            <w:r>
              <w:rPr>
                <w:color w:val="1A1A1A"/>
                <w:sz w:val="20"/>
              </w:rPr>
              <w:t>1-star reviews</w:t>
            </w:r>
          </w:p>
        </w:tc>
        <w:tc>
          <w:tcPr>
            <w:vAlign w:val="center"/>
          </w:tcPr>
          <w:p>
            <w:pPr>
              <w:spacing w:before="0" w:after="0"/>
              <w:jc w:val="center"/>
            </w:pPr>
            <w:del w:id="109" w:author="Claude" w:date="2026-03-22T00:00:00Z">
              <w:r>
                <w:rPr>
                  <w:color w:val="1A1A1A"/>
                  <w:sz w:val="20"/>
                </w:rPr>
                <w:delText>106 (18.2%)</w:delText>
              </w:r>
            </w:del>
            <w:ins w:id="110" w:author="Claude" w:date="2026-03-22T00:00:00Z">
              <w:r>
                <w:rPr>
                  <w:color w:val="1A1A1A"/>
                  <w:sz w:val="20"/>
                </w:rPr>
                <w:t>100 (17.3%)</w:t>
              </w:r>
            </w:ins>
          </w:p>
        </w:tc>
      </w:tr>
      <w:tr>
        <w:tc>
          <w:tcPr>
            <w:vAlign w:val="center"/>
          </w:tcPr>
          <w:p>
            <w:pPr>
              <w:spacing w:before="0" w:after="0"/>
              <w:jc w:val="left"/>
            </w:pPr>
            <w:r>
              <w:rPr>
                <w:color w:val="1A1A1A"/>
                <w:sz w:val="20"/>
              </w:rPr>
              <w:t>2-star reviews</w:t>
            </w:r>
          </w:p>
        </w:tc>
        <w:tc>
          <w:tcPr>
            <w:vAlign w:val="center"/>
          </w:tcPr>
          <w:p>
            <w:pPr>
              <w:spacing w:before="0" w:after="0"/>
              <w:jc w:val="center"/>
            </w:pPr>
            <w:del w:id="111" w:author="Claude" w:date="2026-03-22T00:00:00Z">
              <w:r>
                <w:rPr>
                  <w:color w:val="1A1A1A"/>
                  <w:sz w:val="20"/>
                </w:rPr>
                <w:delText>31 (5.3%)</w:delText>
              </w:r>
            </w:del>
            <w:ins w:id="112" w:author="Claude" w:date="2026-03-22T00:00:00Z">
              <w:r>
                <w:rPr>
                  <w:color w:val="1A1A1A"/>
                  <w:sz w:val="20"/>
                </w:rPr>
                <w:t>31 (5.4%)</w:t>
              </w:r>
            </w:ins>
          </w:p>
        </w:tc>
      </w:tr>
      <w:tr>
        <w:tc>
          <w:tcPr>
            <w:vAlign w:val="center"/>
          </w:tcPr>
          <w:p>
            <w:pPr>
              <w:spacing w:before="0" w:after="0"/>
              <w:jc w:val="left"/>
            </w:pPr>
            <w:r>
              <w:rPr>
                <w:color w:val="1A1A1A"/>
                <w:sz w:val="20"/>
              </w:rPr>
              <w:t>Combined 1-2 star reviews</w:t>
            </w:r>
          </w:p>
        </w:tc>
        <w:tc>
          <w:tcPr>
            <w:vAlign w:val="center"/>
          </w:tcPr>
          <w:p>
            <w:pPr>
              <w:spacing w:before="0" w:after="0"/>
              <w:jc w:val="center"/>
            </w:pPr>
            <w:del w:id="113" w:author="Claude" w:date="2026-03-22T00:00:00Z">
              <w:r>
                <w:rPr>
                  <w:color w:val="1A1A1A"/>
                  <w:sz w:val="20"/>
                </w:rPr>
                <w:delText>137 (23.5%)</w:delText>
              </w:r>
            </w:del>
            <w:ins w:id="114" w:author="Claude" w:date="2026-03-22T00:00:00Z">
              <w:r>
                <w:rPr>
                  <w:color w:val="1A1A1A"/>
                  <w:sz w:val="20"/>
                </w:rPr>
                <w:t>131 (22.7%)</w:t>
              </w:r>
            </w:ins>
          </w:p>
        </w:tc>
      </w:tr>
      <w:tr>
        <w:tc>
          <w:tcPr>
            <w:vAlign w:val="center"/>
          </w:tcPr>
          <w:p>
            <w:pPr>
              <w:spacing w:before="0" w:after="0"/>
              <w:jc w:val="left"/>
            </w:pPr>
            <w:r>
              <w:rPr>
                <w:color w:val="1A1A1A"/>
                <w:sz w:val="20"/>
              </w:rPr>
              <w:t>5-star reviews</w:t>
            </w:r>
          </w:p>
        </w:tc>
        <w:tc>
          <w:tcPr>
            <w:vAlign w:val="center"/>
          </w:tcPr>
          <w:p>
            <w:pPr>
              <w:spacing w:before="0" w:after="0"/>
              <w:jc w:val="center"/>
            </w:pPr>
            <w:del w:id="115" w:author="Claude" w:date="2026-03-22T00:00:00Z">
              <w:r>
                <w:rPr>
                  <w:color w:val="1A1A1A"/>
                  <w:sz w:val="20"/>
                </w:rPr>
                <w:delText>363 (62.2%)</w:delText>
              </w:r>
            </w:del>
            <w:ins w:id="116" w:author="Claude" w:date="2026-03-22T00:00:00Z">
              <w:r>
                <w:rPr>
                  <w:color w:val="1A1A1A"/>
                  <w:sz w:val="20"/>
                </w:rPr>
                <w:t>363 (62.8%)</w:t>
              </w:r>
            </w:ins>
          </w:p>
        </w:tc>
      </w:tr>
    </w:tbl>
    <w:p>
      <w:pPr>
        <w:pStyle w:val="Caption"/>
      </w:pPr>
      <w:r>
        <w:t>Table 1: Overall Review Health Metrics</w:t>
      </w:r>
    </w:p>
    <w:p>
      <w:r>
        <w:t>Nearly one in four reviews is negative. While the majority of reviews are positive, the negative ones are more visible they attract more "helpful" votes, they get featured, and they carry more weight in a prospective buyer's decision.</w:t>
      </w:r>
    </w:p>
    <w:p>
      <w:pPr>
        <w:pStyle w:val="Heading2"/>
      </w:pPr>
      <w:r>
        <w:t>Platform Breakdown</w:t>
      </w:r>
    </w:p>
    <w:tbl>
      <w:tblPr>
        <w:tblW w:w="5000" w:type="pct"/>
        <w:tblBorders>
          <w:top w:val="single" w:color="C41E3A" w:sz="12"/>
          <w:left w:val="nil"/>
          <w:bottom w:val="single" w:color="C41E3A" w:sz="12"/>
          <w:right w:val="nil"/>
          <w:insideH w:val="single" w:color="E0E0E0" w:sz="4"/>
          <w:insideV w:val="nil"/>
        </w:tblBorders>
        <w:tblCellMar>
          <w:top w:w="100" w:type="dxa"/>
          <w:left w:w="150" w:type="dxa"/>
          <w:bottom w:w="100" w:type="dxa"/>
          <w:right w:w="150" w:type="dxa"/>
        </w:tblCellMar>
      </w:tblPr>
      <w:tblGrid>
        <w:gridCol w:w="2000"/>
        <w:gridCol w:w="2000"/>
        <w:gridCol w:w="2000"/>
        <w:gridCol w:w="2000"/>
        <w:gridCol w:w="2000"/>
      </w:tblGrid>
      <w:tr>
        <w:trPr>
          <w:tblHeader/>
        </w:trPr>
        <w:tc>
          <w:tcPr>
            <w:tcBorders>
              <w:bottom w:val="single" w:color="C41E3A" w:sz="8"/>
            </w:tcBorders>
            <w:shd w:val="clear" w:fill="F5F5F5"/>
            <w:vAlign w:val="center"/>
          </w:tcPr>
          <w:p>
            <w:pPr>
              <w:spacing w:before="0" w:after="0"/>
              <w:jc w:val="center"/>
            </w:pPr>
            <w:r>
              <w:rPr>
                <w:b/>
                <w:color w:val="1A1A1A"/>
                <w:sz w:val="21"/>
              </w:rPr>
              <w:t>Platform</w:t>
            </w:r>
          </w:p>
        </w:tc>
        <w:tc>
          <w:tcPr>
            <w:tcBorders>
              <w:bottom w:val="single" w:color="C41E3A" w:sz="8"/>
            </w:tcBorders>
            <w:shd w:val="clear" w:fill="F5F5F5"/>
            <w:vAlign w:val="center"/>
          </w:tcPr>
          <w:p>
            <w:pPr>
              <w:spacing w:before="0" w:after="0"/>
              <w:jc w:val="center"/>
            </w:pPr>
            <w:r>
              <w:rPr>
                <w:b/>
                <w:color w:val="1A1A1A"/>
                <w:sz w:val="21"/>
              </w:rPr>
              <w:t>Total</w:t>
            </w:r>
          </w:p>
        </w:tc>
        <w:tc>
          <w:tcPr>
            <w:tcBorders>
              <w:bottom w:val="single" w:color="C41E3A" w:sz="8"/>
            </w:tcBorders>
            <w:shd w:val="clear" w:fill="F5F5F5"/>
            <w:vAlign w:val="center"/>
          </w:tcPr>
          <w:p>
            <w:pPr>
              <w:spacing w:before="0" w:after="0"/>
              <w:jc w:val="center"/>
            </w:pPr>
            <w:r>
              <w:rPr>
                <w:b/>
                <w:color w:val="1A1A1A"/>
                <w:sz w:val="21"/>
              </w:rPr>
              <w:t>1-Star</w:t>
            </w:r>
          </w:p>
        </w:tc>
        <w:tc>
          <w:tcPr>
            <w:tcBorders>
              <w:bottom w:val="single" w:color="C41E3A" w:sz="8"/>
            </w:tcBorders>
            <w:shd w:val="clear" w:fill="F5F5F5"/>
            <w:vAlign w:val="center"/>
          </w:tcPr>
          <w:p>
            <w:pPr>
              <w:spacing w:before="0" w:after="0"/>
              <w:jc w:val="center"/>
            </w:pPr>
            <w:r>
              <w:rPr>
                <w:b/>
                <w:color w:val="1A1A1A"/>
                <w:sz w:val="21"/>
              </w:rPr>
              <w:t>Negative</w:t>
            </w:r>
          </w:p>
        </w:tc>
        <w:tc>
          <w:tcPr>
            <w:tcBorders>
              <w:bottom w:val="single" w:color="C41E3A" w:sz="8"/>
            </w:tcBorders>
            <w:shd w:val="clear" w:fill="F5F5F5"/>
            <w:vAlign w:val="center"/>
          </w:tcPr>
          <w:p>
            <w:pPr>
              <w:spacing w:before="0" w:after="0"/>
              <w:jc w:val="center"/>
            </w:pPr>
            <w:r>
              <w:rPr>
                <w:b/>
                <w:color w:val="1A1A1A"/>
                <w:sz w:val="21"/>
              </w:rPr>
              <w:t>Response Rate</w:t>
            </w:r>
          </w:p>
        </w:tc>
      </w:tr>
      <w:tr>
        <w:tc>
          <w:tcPr>
            <w:vAlign w:val="center"/>
          </w:tcPr>
          <w:p>
            <w:pPr>
              <w:spacing w:before="0" w:after="0"/>
              <w:jc w:val="left"/>
            </w:pPr>
            <w:r>
              <w:rPr>
                <w:color w:val="1A1A1A"/>
                <w:sz w:val="20"/>
              </w:rPr>
              <w:t>Google Play</w:t>
            </w:r>
          </w:p>
        </w:tc>
        <w:tc>
          <w:tcPr>
            <w:vAlign w:val="center"/>
          </w:tcPr>
          <w:p>
            <w:pPr>
              <w:spacing w:before="0" w:after="0"/>
              <w:jc w:val="center"/>
            </w:pPr>
            <w:r>
              <w:rPr>
                <w:color w:val="1A1A1A"/>
                <w:sz w:val="20"/>
              </w:rPr>
              <w:t>499</w:t>
            </w:r>
          </w:p>
        </w:tc>
        <w:tc>
          <w:tcPr>
            <w:vAlign w:val="center"/>
          </w:tcPr>
          <w:p>
            <w:pPr>
              <w:spacing w:before="0" w:after="0"/>
              <w:jc w:val="center"/>
            </w:pPr>
            <w:r>
              <w:rPr>
                <w:color w:val="1A1A1A"/>
                <w:sz w:val="20"/>
              </w:rPr>
              <w:t>71 (14.2%)</w:t>
            </w:r>
          </w:p>
        </w:tc>
        <w:tc>
          <w:tcPr>
            <w:vAlign w:val="center"/>
          </w:tcPr>
          <w:p>
            <w:pPr>
              <w:spacing w:before="0" w:after="0"/>
              <w:jc w:val="center"/>
            </w:pPr>
            <w:r>
              <w:rPr>
                <w:color w:val="1A1A1A"/>
                <w:sz w:val="20"/>
              </w:rPr>
              <w:t>97</w:t>
            </w:r>
          </w:p>
        </w:tc>
        <w:tc>
          <w:tcPr>
            <w:vAlign w:val="center"/>
          </w:tcPr>
          <w:p>
            <w:pPr>
              <w:spacing w:before="0" w:after="0"/>
              <w:jc w:val="center"/>
            </w:pPr>
            <w:r>
              <w:rPr>
                <w:color w:val="1A1A1A"/>
                <w:sz w:val="20"/>
              </w:rPr>
              <w:t>~95%</w:t>
            </w:r>
          </w:p>
        </w:tc>
      </w:tr>
      <w:tr>
        <w:tc>
          <w:tcPr>
            <w:vAlign w:val="center"/>
          </w:tcPr>
          <w:p>
            <w:pPr>
              <w:spacing w:before="0" w:after="0"/>
              <w:jc w:val="left"/>
            </w:pPr>
            <w:r>
              <w:rPr>
                <w:color w:val="1A1A1A"/>
                <w:sz w:val="20"/>
              </w:rPr>
              <w:t>App Store</w:t>
            </w:r>
          </w:p>
        </w:tc>
        <w:tc>
          <w:tcPr>
            <w:vAlign w:val="center"/>
          </w:tcPr>
          <w:p>
            <w:pPr>
              <w:spacing w:before="0" w:after="0"/>
              <w:jc w:val="center"/>
            </w:pPr>
            <w:del w:id="117" w:author="Claude" w:date="2026-03-22T00:00:00Z">
              <w:r>
                <w:rPr>
                  <w:color w:val="1A1A1A"/>
                  <w:sz w:val="20"/>
                </w:rPr>
                <w:delText>75</w:delText>
              </w:r>
            </w:del>
            <w:ins w:id="118" w:author="Claude" w:date="2026-03-22T00:00:00Z">
              <w:r>
                <w:rPr>
                  <w:color w:val="1A1A1A"/>
                  <w:sz w:val="20"/>
                </w:rPr>
                <w:t>73</w:t>
              </w:r>
            </w:ins>
          </w:p>
        </w:tc>
        <w:tc>
          <w:tcPr>
            <w:vAlign w:val="center"/>
          </w:tcPr>
          <w:p>
            <w:pPr>
              <w:spacing w:before="0" w:after="0"/>
              <w:jc w:val="center"/>
            </w:pPr>
            <w:r>
              <w:rPr>
                <w:color w:val="1A1A1A"/>
                <w:sz w:val="20"/>
              </w:rPr>
              <w:t>-</w:t>
            </w:r>
          </w:p>
        </w:tc>
        <w:tc>
          <w:tcPr>
            <w:vAlign w:val="center"/>
          </w:tcPr>
          <w:p>
            <w:pPr>
              <w:spacing w:before="0" w:after="0"/>
              <w:jc w:val="center"/>
            </w:pPr>
            <w:r>
              <w:rPr>
                <w:color w:val="1A1A1A"/>
                <w:sz w:val="20"/>
              </w:rPr>
              <w:t>-</w:t>
            </w:r>
          </w:p>
        </w:tc>
        <w:tc>
          <w:tcPr>
            <w:vAlign w:val="center"/>
          </w:tcPr>
          <w:p>
            <w:pPr>
              <w:spacing w:before="0" w:after="0"/>
              <w:jc w:val="center"/>
            </w:pPr>
            <w:r>
              <w:rPr>
                <w:color w:val="1A1A1A"/>
                <w:sz w:val="20"/>
              </w:rPr>
              <w:t>Lower</w:t>
            </w:r>
          </w:p>
        </w:tc>
      </w:tr>
      <w:tr>
        <w:tc>
          <w:tcPr>
            <w:vAlign w:val="center"/>
          </w:tcPr>
          <w:p>
            <w:pPr>
              <w:spacing w:before="0" w:after="0"/>
              <w:jc w:val="left"/>
            </w:pPr>
            <w:r>
              <w:rPr>
                <w:color w:val="1A1A1A"/>
                <w:sz w:val="20"/>
              </w:rPr>
              <w:t>Windows / Desktop</w:t>
            </w:r>
          </w:p>
        </w:tc>
        <w:tc>
          <w:tcPr>
            <w:vAlign w:val="center"/>
          </w:tcPr>
          <w:p>
            <w:pPr>
              <w:spacing w:before="0" w:after="0"/>
              <w:jc w:val="center"/>
            </w:pPr>
            <w:del w:id="119" w:author="Claude" w:date="2026-03-22T00:00:00Z">
              <w:r>
                <w:rPr>
                  <w:color w:val="1A1A1A"/>
                  <w:sz w:val="20"/>
                </w:rPr>
                <w:delText>10</w:delText>
              </w:r>
            </w:del>
            <w:ins w:id="120" w:author="Claude" w:date="2026-03-22T00:00:00Z">
              <w:r>
                <w:rPr>
                  <w:color w:val="1A1A1A"/>
                  <w:sz w:val="20"/>
                </w:rPr>
                <w:t>6</w:t>
              </w:r>
            </w:ins>
          </w:p>
        </w:tc>
        <w:tc>
          <w:tcPr>
            <w:vAlign w:val="center"/>
          </w:tcPr>
          <w:p>
            <w:pPr>
              <w:spacing w:before="0" w:after="0"/>
              <w:jc w:val="center"/>
            </w:pPr>
            <w:r>
              <w:rPr>
                <w:color w:val="1A1A1A"/>
                <w:sz w:val="20"/>
              </w:rPr>
              <w:t>-</w:t>
            </w:r>
          </w:p>
        </w:tc>
        <w:tc>
          <w:tcPr>
            <w:vAlign w:val="center"/>
          </w:tcPr>
          <w:p>
            <w:pPr>
              <w:spacing w:before="0" w:after="0"/>
              <w:jc w:val="center"/>
            </w:pPr>
            <w:r>
              <w:rPr>
                <w:color w:val="1A1A1A"/>
                <w:sz w:val="20"/>
              </w:rPr>
              <w:t>-</w:t>
            </w:r>
          </w:p>
        </w:tc>
      </w:tr>
    </w:tbl>
    <w:p>
      <w:pPr>
        <w:pStyle w:val="Caption"/>
      </w:pPr>
      <w:r>
        <w:t>Table 2: Review Distribution by Platform</w:t>
      </w:r>
    </w:p>
    <w:p>
      <w:r>
        <w:t xml:space="preserve">Google Play is the dominant channel at </w:t>
      </w:r>
      <w:del w:id="121" w:author="Claude" w:date="2026-03-22T00:00:00Z">
        <w:r>
          <w:delText>85%</w:delText>
        </w:r>
      </w:del>
      <w:ins w:id="122" w:author="Claude" w:date="2026-03-22T00:00:00Z">
        <w:r>
          <w:t>86.3%</w:t>
        </w:r>
      </w:ins>
      <w:r>
        <w:t xml:space="preserve"> of all reviews. It is also the most visible to Android users considering the new app download. This is where the battle for first impressions is fought.</w:t>
      </w:r>
    </w:p>
    <w:p>
      <w:pPr>
        <w:pStyle w:val="Heading2"/>
      </w:pPr>
      <w:r>
        <w:t>Top Complaint Themes</w:t>
      </w:r>
    </w:p>
    <w:p>
      <w:pPr>
        <w:keepNext/>
        <w:spacing w:before="200" w:after="80"/>
        <w:jc w:val="center"/>
      </w:pPr>
      <w:r>
        <w:drawing>
          <wp:inline distT="0" distB="0" distL="0" distR="0">
            <wp:extent cx="5040000" cy="2775981"/>
            <wp:effectExtent l="0" t="0" r="0" b="0"/>
            <wp:docPr id="4" name="ComplaintThemes"/>
            <wp:cNvGraphicFramePr>
              <a:graphicFrameLocks noChangeAspect="1"/>
            </wp:cNvGraphicFramePr>
            <a:graphic>
              <a:graphicData uri="http://schemas.openxmlformats.org/drawingml/2006/picture">
                <pic:pic>
                  <pic:nvPicPr>
                    <pic:cNvPr id="0" name="ComplaintThemes.png"/>
                    <pic:cNvPicPr/>
                  </pic:nvPicPr>
                  <pic:blipFill>
                    <a:blip r:embed="R5412af0a90614a78"/>
                    <a:stretch>
                      <a:fillRect/>
                    </a:stretch>
                  </pic:blipFill>
                  <pic:spPr>
                    <a:xfrm>
                      <a:off x="0" y="0"/>
                      <a:ext cx="5040000" cy="2775981"/>
                    </a:xfrm>
                    <a:prstGeom prst="rect"/>
                  </pic:spPr>
                </pic:pic>
              </a:graphicData>
            </a:graphic>
          </wp:inline>
        </w:drawing>
      </w:r>
    </w:p>
    <w:p>
      <w:pPr>
        <w:pStyle w:val="Caption"/>
      </w:pPr>
      <w:r>
        <w:t>Figure 2: Top Complaint Themes in Negative Reviews</w:t>
      </w:r>
    </w:p>
    <w:p>
      <w:pPr>
        <w:spacing w:before="200"/>
      </w:pPr>
      <w:r>
        <w:rPr>
          <w:b/>
          <w:color w:val="C41E3A"/>
        </w:rPr>
        <w:t xml:space="preserve">Critical Finding: </w:t>
      </w:r>
      <w:r>
        <w:t>Customer Support and VPN are the two most urgent pain points because they generate the most frustrated, public complaints and because our own support responses to them are currently the weakest.</w:t>
      </w:r>
    </w:p>
    <w:p>
      <w:r>
        <w:br w:type="page"/>
      </w:r>
    </w:p>
    <w:p>
      <w:pPr>
        <w:pStyle w:val="Heading1"/>
      </w:pPr>
      <w:bookmarkStart w:name="_Toc004" w:id="004"/>
      <w:r>
        <w:t>The Support Response Quality Problem</w:t>
      </w:r>
      <w:bookmarkEnd w:id="004"/>
    </w:p>
    <w:p>
      <w:pPr>
        <w:pStyle w:val="Heading2"/>
      </w:pPr>
      <w:r>
        <w:t>Three Types of Responses Only One Works</w:t>
      </w:r>
    </w:p>
    <w:p>
      <w:r>
        <w:t>An analysis of 487 developer responses in the dataset reveals a stark pattern:</w:t>
      </w:r>
    </w:p>
    <w:tbl>
      <w:tblPr>
        <w:tblW w:w="5000" w:type="pct"/>
        <w:tblBorders>
          <w:top w:val="single" w:color="C41E3A" w:sz="12"/>
          <w:left w:val="nil"/>
          <w:bottom w:val="single" w:color="C41E3A" w:sz="12"/>
          <w:right w:val="nil"/>
          <w:insideH w:val="single" w:color="E0E0E0" w:sz="4"/>
          <w:insideV w:val="nil"/>
        </w:tblBorders>
        <w:tblCellMar>
          <w:top w:w="100" w:type="dxa"/>
          <w:left w:w="150" w:type="dxa"/>
          <w:bottom w:w="100" w:type="dxa"/>
          <w:right w:w="150" w:type="dxa"/>
        </w:tblCellMar>
      </w:tblPr>
      <w:tblGrid>
        <w:gridCol w:w="2000"/>
        <w:gridCol w:w="2000"/>
        <w:gridCol w:w="2000"/>
      </w:tblGrid>
      <w:tr>
        <w:trPr>
          <w:tblHeader/>
        </w:trPr>
        <w:tc>
          <w:tcPr>
            <w:tcBorders>
              <w:bottom w:val="single" w:color="C41E3A" w:sz="8"/>
            </w:tcBorders>
            <w:shd w:val="clear" w:fill="F5F5F5"/>
            <w:vAlign w:val="center"/>
          </w:tcPr>
          <w:p>
            <w:pPr>
              <w:spacing w:before="0" w:after="0"/>
              <w:jc w:val="center"/>
            </w:pPr>
            <w:r>
              <w:rPr>
                <w:b/>
                <w:color w:val="1A1A1A"/>
                <w:sz w:val="21"/>
              </w:rPr>
              <w:t>Response Type</w:t>
            </w:r>
          </w:p>
        </w:tc>
        <w:tc>
          <w:tcPr>
            <w:tcBorders>
              <w:bottom w:val="single" w:color="C41E3A" w:sz="8"/>
            </w:tcBorders>
            <w:shd w:val="clear" w:fill="F5F5F5"/>
            <w:vAlign w:val="center"/>
          </w:tcPr>
          <w:p>
            <w:pPr>
              <w:spacing w:before="0" w:after="0"/>
              <w:jc w:val="center"/>
            </w:pPr>
            <w:r>
              <w:rPr>
                <w:b/>
                <w:color w:val="1A1A1A"/>
                <w:sz w:val="21"/>
              </w:rPr>
              <w:t>Count</w:t>
            </w:r>
          </w:p>
        </w:tc>
        <w:tc>
          <w:tcPr>
            <w:tcBorders>
              <w:bottom w:val="single" w:color="C41E3A" w:sz="8"/>
            </w:tcBorders>
            <w:shd w:val="clear" w:fill="F5F5F5"/>
            <w:vAlign w:val="center"/>
          </w:tcPr>
          <w:p>
            <w:pPr>
              <w:spacing w:before="0" w:after="0"/>
              <w:jc w:val="center"/>
            </w:pPr>
            <w:r>
              <w:rPr>
                <w:b/>
                <w:color w:val="1A1A1A"/>
                <w:sz w:val="21"/>
              </w:rPr>
              <w:t>Share</w:t>
            </w:r>
          </w:p>
        </w:tc>
      </w:tr>
      <w:tr>
        <w:tc>
          <w:tcPr>
            <w:vAlign w:val="center"/>
          </w:tcPr>
          <w:p>
            <w:pPr>
              <w:spacing w:before="0" w:after="0"/>
              <w:jc w:val="left"/>
            </w:pPr>
            <w:r>
              <w:rPr>
                <w:color w:val="1A1A1A"/>
                <w:sz w:val="20"/>
              </w:rPr>
              <w:t>✅ Correct Response — Empathetic, specific, actionable</w:t>
            </w:r>
          </w:p>
        </w:tc>
        <w:tc>
          <w:tcPr>
            <w:vAlign w:val="center"/>
          </w:tcPr>
          <w:p>
            <w:pPr>
              <w:spacing w:before="0" w:after="0"/>
              <w:jc w:val="center"/>
            </w:pPr>
            <w:r>
              <w:rPr>
                <w:color w:val="1A1A1A"/>
                <w:sz w:val="20"/>
              </w:rPr>
              <w:t>341</w:t>
            </w:r>
          </w:p>
        </w:tc>
        <w:tc>
          <w:tcPr>
            <w:vAlign w:val="center"/>
          </w:tcPr>
          <w:p>
            <w:pPr>
              <w:spacing w:before="0" w:after="0"/>
              <w:jc w:val="center"/>
            </w:pPr>
            <w:r>
              <w:rPr>
                <w:color w:val="1A1A1A"/>
                <w:sz w:val="20"/>
              </w:rPr>
              <w:t>70.0%</w:t>
            </w:r>
          </w:p>
        </w:tc>
      </w:tr>
      <w:tr>
        <w:tc>
          <w:tcPr>
            <w:vAlign w:val="center"/>
          </w:tcPr>
          <w:p>
            <w:pPr>
              <w:spacing w:before="0" w:after="0"/>
              <w:jc w:val="left"/>
            </w:pPr>
            <w:r>
              <w:rPr>
                <w:color w:val="1A1A1A"/>
                <w:sz w:val="20"/>
              </w:rPr>
              <w:t>🟡 No Solution — Empathy expressed but no actionable steps given</w:t>
            </w:r>
          </w:p>
        </w:tc>
        <w:tc>
          <w:tcPr>
            <w:vAlign w:val="center"/>
          </w:tcPr>
          <w:p>
            <w:pPr>
              <w:spacing w:before="0" w:after="0"/>
              <w:jc w:val="center"/>
            </w:pPr>
            <w:r>
              <w:rPr>
                <w:color w:val="1A1A1A"/>
                <w:sz w:val="20"/>
              </w:rPr>
              <w:t>73</w:t>
            </w:r>
          </w:p>
        </w:tc>
        <w:tc>
          <w:tcPr>
            <w:vAlign w:val="center"/>
          </w:tcPr>
          <w:p>
            <w:pPr>
              <w:spacing w:before="0" w:after="0"/>
              <w:jc w:val="center"/>
            </w:pPr>
            <w:r>
              <w:rPr>
                <w:color w:val="1A1A1A"/>
                <w:sz w:val="20"/>
              </w:rPr>
              <w:t>15.0%</w:t>
            </w:r>
          </w:p>
        </w:tc>
      </w:tr>
      <w:tr>
        <w:tc>
          <w:tcPr>
            <w:vAlign w:val="center"/>
          </w:tcPr>
          <w:p>
            <w:pPr>
              <w:spacing w:before="0" w:after="0"/>
              <w:jc w:val="left"/>
            </w:pPr>
            <w:r>
              <w:rPr>
                <w:color w:val="1A1A1A"/>
                <w:sz w:val="20"/>
              </w:rPr>
              <w:t>🟡 Generic Template — Boilerplate copy-paste, no specific content</w:t>
            </w:r>
          </w:p>
        </w:tc>
        <w:tc>
          <w:tcPr>
            <w:vAlign w:val="center"/>
          </w:tcPr>
          <w:p>
            <w:pPr>
              <w:spacing w:before="0" w:after="0"/>
              <w:jc w:val="center"/>
            </w:pPr>
            <w:r>
              <w:rPr>
                <w:color w:val="1A1A1A"/>
                <w:sz w:val="20"/>
              </w:rPr>
              <w:t>50</w:t>
            </w:r>
          </w:p>
        </w:tc>
        <w:tc>
          <w:tcPr>
            <w:vAlign w:val="center"/>
          </w:tcPr>
          <w:p>
            <w:pPr>
              <w:spacing w:before="0" w:after="0"/>
              <w:jc w:val="center"/>
            </w:pPr>
            <w:r>
              <w:rPr>
                <w:color w:val="1A1A1A"/>
                <w:sz w:val="20"/>
              </w:rPr>
              <w:t>10.3%</w:t>
            </w:r>
          </w:p>
        </w:tc>
      </w:tr>
      <w:tr>
        <w:tc>
          <w:tcPr>
            <w:vAlign w:val="center"/>
          </w:tcPr>
          <w:p>
            <w:pPr>
              <w:spacing w:before="0" w:after="0"/>
              <w:jc w:val="left"/>
            </w:pPr>
            <w:r>
              <w:rPr>
                <w:color w:val="1A1A1A"/>
                <w:sz w:val="20"/>
              </w:rPr>
              <w:t>🔴 Wrong Issue — Reply misses the actual topic raised</w:t>
            </w:r>
          </w:p>
        </w:tc>
        <w:tc>
          <w:tcPr>
            <w:vAlign w:val="center"/>
          </w:tcPr>
          <w:p>
            <w:pPr>
              <w:spacing w:before="0" w:after="0"/>
              <w:jc w:val="center"/>
            </w:pPr>
            <w:r>
              <w:rPr>
                <w:color w:val="1A1A1A"/>
                <w:sz w:val="20"/>
              </w:rPr>
              <w:t>11</w:t>
            </w:r>
          </w:p>
        </w:tc>
        <w:tc>
          <w:tcPr>
            <w:vAlign w:val="center"/>
          </w:tcPr>
          <w:p>
            <w:pPr>
              <w:spacing w:before="0" w:after="0"/>
              <w:jc w:val="center"/>
            </w:pPr>
            <w:r>
              <w:rPr>
                <w:color w:val="1A1A1A"/>
                <w:sz w:val="20"/>
              </w:rPr>
              <w:t>2.3%</w:t>
            </w:r>
          </w:p>
        </w:tc>
      </w:tr>
      <w:tr>
        <w:tc>
          <w:tcPr>
            <w:vAlign w:val="center"/>
          </w:tcPr>
          <w:p>
            <w:pPr>
              <w:spacing w:before="0" w:after="0"/>
              <w:jc w:val="left"/>
            </w:pPr>
            <w:r>
              <w:rPr>
                <w:color w:val="1A1A1A"/>
                <w:sz w:val="20"/>
              </w:rPr>
              <w:t>🔴 No Empathy — Upset customer (1-2★) got cold, robotic reply</w:t>
            </w:r>
          </w:p>
        </w:tc>
        <w:tc>
          <w:tcPr>
            <w:vAlign w:val="center"/>
          </w:tcPr>
          <w:p>
            <w:pPr>
              <w:spacing w:before="0" w:after="0"/>
              <w:jc w:val="center"/>
            </w:pPr>
            <w:r>
              <w:rPr>
                <w:color w:val="1A1A1A"/>
                <w:sz w:val="20"/>
              </w:rPr>
              <w:t>6</w:t>
            </w:r>
          </w:p>
        </w:tc>
        <w:tc>
          <w:tcPr>
            <w:vAlign w:val="center"/>
          </w:tcPr>
          <w:p>
            <w:pPr>
              <w:spacing w:before="0" w:after="0"/>
              <w:jc w:val="center"/>
            </w:pPr>
            <w:r>
              <w:rPr>
                <w:color w:val="1A1A1A"/>
                <w:sz w:val="20"/>
              </w:rPr>
              <w:t>1.2%</w:t>
            </w:r>
          </w:p>
        </w:tc>
      </w:tr>
      <w:tr>
        <w:tc>
          <w:tcPr>
            <w:vAlign w:val="center"/>
          </w:tcPr>
          <w:p>
            <w:pPr>
              <w:spacing w:before="0" w:after="0"/>
              <w:jc w:val="left"/>
            </w:pPr>
            <w:r>
              <w:rPr>
                <w:color w:val="1A1A1A"/>
                <w:sz w:val="20"/>
              </w:rPr>
              <w:t>🔵 High Rating + Apology — Positive review received unnecessary apology</w:t>
            </w:r>
          </w:p>
        </w:tc>
        <w:tc>
          <w:tcPr>
            <w:vAlign w:val="center"/>
          </w:tcPr>
          <w:p>
            <w:pPr>
              <w:spacing w:before="0" w:after="0"/>
              <w:jc w:val="center"/>
            </w:pPr>
            <w:r>
              <w:rPr>
                <w:color w:val="1A1A1A"/>
                <w:sz w:val="20"/>
              </w:rPr>
              <w:t>5</w:t>
            </w:r>
          </w:p>
        </w:tc>
        <w:tc>
          <w:tcPr>
            <w:vAlign w:val="center"/>
          </w:tcPr>
          <w:p>
            <w:pPr>
              <w:spacing w:before="0" w:after="0"/>
              <w:jc w:val="center"/>
            </w:pPr>
            <w:r>
              <w:rPr>
                <w:color w:val="1A1A1A"/>
                <w:sz w:val="20"/>
              </w:rPr>
              <w:t>1.0%</w:t>
            </w:r>
          </w:p>
        </w:tc>
      </w:tr>
      <w:tr>
        <w:tc>
          <w:tcPr>
            <w:vAlign w:val="center"/>
          </w:tcPr>
          <w:p>
            <w:pPr>
              <w:spacing w:before="0" w:after="0"/>
              <w:jc w:val="left"/>
            </w:pPr>
            <w:r>
              <w:rPr>
                <w:color w:val="1A1A1A"/>
                <w:sz w:val="20"/>
              </w:rPr>
              <w:t>🟠 Unwarranted Apology — Neutral statement apologised for unnecessarily</w:t>
            </w:r>
          </w:p>
        </w:tc>
        <w:tc>
          <w:tcPr>
            <w:vAlign w:val="center"/>
          </w:tcPr>
          <w:p>
            <w:pPr>
              <w:spacing w:before="0" w:after="0"/>
              <w:jc w:val="center"/>
            </w:pPr>
            <w:r>
              <w:rPr>
                <w:color w:val="1A1A1A"/>
                <w:sz w:val="20"/>
              </w:rPr>
              <w:t>1</w:t>
            </w:r>
          </w:p>
        </w:tc>
        <w:tc>
          <w:tcPr>
            <w:vAlign w:val="center"/>
          </w:tcPr>
          <w:p>
            <w:pPr>
              <w:spacing w:before="0" w:after="0"/>
              <w:jc w:val="center"/>
            </w:pPr>
            <w:r>
              <w:rPr>
                <w:color w:val="1A1A1A"/>
                <w:sz w:val="20"/>
              </w:rPr>
              <w:t>0.2%</w:t>
            </w:r>
          </w:p>
        </w:tc>
      </w:tr>
    </w:tbl>
    <w:p>
      <w:pPr>
        <w:pStyle w:val="Caption"/>
      </w:pPr>
      <w:r>
        <w:t>Table 3: LLM-Evaluated Response Quality Distribution (n=487 responded reviews, March 2026)</w:t>
      </w:r>
    </w:p>
    <w:p>
      <w:pPr>
        <w:keepNext/>
        <w:spacing w:before="200" w:after="80"/>
        <w:jc w:val="center"/>
      </w:pPr>
      <w:r>
        <w:drawing>
          <wp:inline distT="0" distB="0" distL="0" distR="0">
            <wp:extent cx="4680000" cy="2885012"/>
            <wp:effectExtent l="0" t="0" r="0" b="0"/>
            <wp:docPr id="5" name="ResponseTypes"/>
            <wp:cNvGraphicFramePr>
              <a:graphicFrameLocks noChangeAspect="1"/>
            </wp:cNvGraphicFramePr>
            <a:graphic>
              <a:graphicData uri="http://schemas.openxmlformats.org/drawingml/2006/picture">
                <pic:pic>
                  <pic:nvPicPr>
                    <pic:cNvPr id="0" name="ResponseTypes.png"/>
                    <pic:cNvPicPr/>
                  </pic:nvPicPr>
                  <pic:blipFill>
                    <a:blip r:embed="Ra205f3332fd64693"/>
                    <a:stretch>
                      <a:fillRect/>
                    </a:stretch>
                  </pic:blipFill>
                  <pic:spPr>
                    <a:xfrm>
                      <a:off x="0" y="0"/>
                      <a:ext cx="4680000" cy="2885012"/>
                    </a:xfrm>
                    <a:prstGeom prst="rect"/>
                  </pic:spPr>
                </pic:pic>
              </a:graphicData>
            </a:graphic>
          </wp:inline>
        </w:drawing>
      </w:r>
    </w:p>
    <w:p>
      <w:pPr>
        <w:pStyle w:val="Caption"/>
      </w:pPr>
      <w:r>
        <w:t>Figure 3: Support Response Types Analysis</w:t>
      </w:r>
    </w:p>
    <w:p>
      <w:r>
        <w:t>LLM-based evaluation of every individual reply (n=487) reveals that 70% are rated “Correct” — but 30% (146 replies) have meaningful quality gaps. The most common failure: showing empathy but then stopping short of giving the customer a single actionable next step (15%). A further 10.3% are copy-paste boilerplate that do not reference the customer’s specific concern. To a prospective customer reading the review thread, a generic redirect response looks like a company that does not know how to help its own users. It does not build confidence.</w:t>
      </w:r>
    </w:p>
    <w:p>
      <w:pPr>
        <w:pStyle w:val="Heading2"/>
      </w:pPr>
      <w:r>
        <w:t>Real Examples from the Data</w:t>
      </w:r>
    </w:p>
    <w:p>
      <w:pPr>
        <w:pStyle w:val="Heading3"/>
      </w:pPr>
      <w:r>
        <w:t>Example A: VPN Disappears After Update</w:t>
      </w:r>
    </w:p>
    <w:p>
      <w:pPr>
        <w:pBdr>
          <w:left w:val="single" w:color="C41E3A" w:sz="18"/>
        </w:pBdr>
        <w:shd w:val="clear" w:fill="F8F8F8"/>
        <w:spacing w:before="200" w:after="80"/>
        <w:ind w:left="200" w:right="200"/>
      </w:pPr>
      <w:r>
        <w:rPr>
          <w:i/>
          <w:color w:val="1A1A1A"/>
        </w:rPr>
        <w:t>"Ever since the last update the VPN option disappeared. I can't find the option on the app anymore."</w:t>
      </w:r>
      <w:r>
        <w:br/>
      </w:r>
      <w:r>
        <w:rPr>
          <w:color w:val="6B6B6B"/>
          <w:sz w:val="18"/>
        </w:rPr>
        <w:t>— 1-star, Google Play</w:t>
      </w:r>
    </w:p>
    <w:p>
      <w:pPr>
        <w:pBdr>
          <w:left w:val="single" w:color="FF8C00" w:sz="12"/>
        </w:pBdr>
        <w:shd w:val="clear" w:fill="FFF8F0"/>
        <w:spacing w:before="80" w:after="80"/>
        <w:ind w:left="400" w:right="200"/>
      </w:pPr>
      <w:r>
        <w:rPr>
          <w:color w:val="4A4A4A"/>
          <w:sz w:val="20"/>
        </w:rPr>
        <w:t>Actual reply: "Hello, Elmer. Thank you for notifying us about the issue. We are already looking into it. To help us resolve this faster, please call our support team..."</w:t>
      </w:r>
    </w:p>
    <w:p>
      <w:pPr>
        <w:pBdr>
          <w:left w:val="single" w:color="C41E3A" w:sz="12"/>
        </w:pBdr>
        <w:shd w:val="clear" w:fill="FFF5F5"/>
        <w:spacing w:before="80" w:after="200"/>
        <w:ind w:left="400" w:right="200"/>
      </w:pPr>
      <w:r>
        <w:rPr>
          <w:b/>
          <w:color w:val="C41E3A"/>
          <w:sz w:val="20"/>
        </w:rPr>
        <w:t xml:space="preserve">What is wrong: </w:t>
      </w:r>
      <w:r>
        <w:rPr>
          <w:color w:val="4A4A4A"/>
          <w:sz w:val="20"/>
        </w:rPr>
        <w:t>The reply admits the issue is known ("we are already looking into it") but offers no workaround, no estimated fix timeline, and no in-reply guidance. The VPN disappearing is a known regression it should have had a pinned response with a workaround the moment it was reported.</w:t>
      </w:r>
    </w:p>
    <w:p>
      <w:pPr>
        <w:pStyle w:val="Heading3"/>
      </w:pPr>
      <w:r>
        <w:t>Example B: Cannot Cancel Subscription</w:t>
      </w:r>
    </w:p>
    <w:p>
      <w:pPr>
        <w:pBdr>
          <w:left w:val="single" w:color="C41E3A" w:sz="18"/>
        </w:pBdr>
        <w:shd w:val="clear" w:fill="F8F8F8"/>
        <w:spacing w:before="200" w:after="80"/>
        <w:ind w:left="200" w:right="200"/>
      </w:pPr>
      <w:r>
        <w:rPr>
          <w:i/>
          <w:color w:val="1A1A1A"/>
        </w:rPr>
        <w:t>"You cant cancel"</w:t>
      </w:r>
      <w:r>
        <w:br/>
      </w:r>
      <w:r>
        <w:rPr>
          <w:color w:val="6B6B6B"/>
          <w:sz w:val="18"/>
        </w:rPr>
        <w:t>— 1-star, Google Play</w:t>
      </w:r>
    </w:p>
    <w:p>
      <w:pPr>
        <w:pBdr>
          <w:left w:val="single" w:color="FF8C00" w:sz="12"/>
        </w:pBdr>
        <w:shd w:val="clear" w:fill="FFF8F0"/>
        <w:spacing w:before="80" w:after="80"/>
        <w:ind w:left="400" w:right="200"/>
      </w:pPr>
      <w:r>
        <w:rPr>
          <w:color w:val="4A4A4A"/>
          <w:sz w:val="20"/>
        </w:rPr>
        <w:t>Actual reply: "Ataye1, thank you for letting us know. If you're having issues canceling your subscription, please give us a call so we can assist you..."</w:t>
      </w:r>
    </w:p>
    <w:p>
      <w:pPr>
        <w:pBdr>
          <w:left w:val="single" w:color="C41E3A" w:sz="12"/>
        </w:pBdr>
        <w:shd w:val="clear" w:fill="FFF5F5"/>
        <w:spacing w:before="80" w:after="200"/>
        <w:ind w:left="400" w:right="200"/>
      </w:pPr>
      <w:r>
        <w:rPr>
          <w:b/>
          <w:color w:val="C41E3A"/>
          <w:sz w:val="20"/>
        </w:rPr>
        <w:t xml:space="preserve">What is wrong: </w:t>
      </w:r>
      <w:r>
        <w:rPr>
          <w:color w:val="4A4A4A"/>
          <w:sz w:val="20"/>
        </w:rPr>
        <w:t>Cancellation is a transactional issue with a known resolution path. The AI-suggested improvement gives the direct cancellation URL (mcafee.com/myaccount) and the phone number in the same breath but the live response gives only a call-to-action to call in. A user trying to cancel does not want to call; they want to cancel. The response increases friction at exactly the moment the user is most frustrated.</w:t>
      </w:r>
    </w:p>
    <w:p>
      <w:r>
        <w:br w:type="page"/>
      </w:r>
    </w:p>
    <w:p>
      <w:pPr>
        <w:pStyle w:val="Heading3"/>
      </w:pPr>
      <w:r>
        <w:t>Example C: Not Recognised as a Paying Customer</w:t>
      </w:r>
    </w:p>
    <w:p>
      <w:pPr>
        <w:pBdr>
          <w:left w:val="single" w:color="C41E3A" w:sz="18"/>
        </w:pBdr>
        <w:shd w:val="clear" w:fill="F8F8F8"/>
        <w:spacing w:before="200" w:after="80"/>
        <w:ind w:left="200" w:right="200"/>
      </w:pPr>
      <w:r>
        <w:rPr>
          <w:i/>
          <w:color w:val="1A1A1A"/>
        </w:rPr>
        <w:t>"I have McAfee and pay $10 per month. it's not recognising me as a customer"</w:t>
      </w:r>
      <w:r>
        <w:br/>
      </w:r>
      <w:r>
        <w:rPr>
          <w:color w:val="6B6B6B"/>
          <w:sz w:val="18"/>
        </w:rPr>
        <w:t>— 1-star, Google Play</w:t>
      </w:r>
    </w:p>
    <w:p>
      <w:pPr>
        <w:pBdr>
          <w:left w:val="single" w:color="FF8C00" w:sz="12"/>
        </w:pBdr>
        <w:shd w:val="clear" w:fill="FFF8F0"/>
        <w:spacing w:before="80" w:after="80"/>
        <w:ind w:left="400" w:right="200"/>
      </w:pPr>
      <w:r>
        <w:rPr>
          <w:color w:val="4A4A4A"/>
          <w:sz w:val="20"/>
        </w:rPr>
        <w:t>Actual reply: "We fully understand, Ginny, and that is a bit intriguing. We would advise you to contact our support so we can get a better understanding of the issue..."</w:t>
      </w:r>
    </w:p>
    <w:p>
      <w:pPr>
        <w:pBdr>
          <w:left w:val="single" w:color="C41E3A" w:sz="12"/>
        </w:pBdr>
        <w:shd w:val="clear" w:fill="FFF5F5"/>
        <w:spacing w:before="80" w:after="200"/>
        <w:ind w:left="400" w:right="200"/>
      </w:pPr>
      <w:r>
        <w:rPr>
          <w:b/>
          <w:color w:val="C41E3A"/>
          <w:sz w:val="20"/>
        </w:rPr>
        <w:t xml:space="preserve">What is wrong: </w:t>
      </w:r>
      <w:r>
        <w:rPr>
          <w:color w:val="4A4A4A"/>
          <w:sz w:val="20"/>
        </w:rPr>
        <w:t>The word "intriguing" in response to a paying customer being locked out of their own account is alarming. This reads as dismissive. The user is paying money and cannot access the product they paid for this is an emergency for them, not an interesting puzzle.</w:t>
      </w:r>
    </w:p>
    <w:p>
      <w:pPr>
        <w:pStyle w:val="Heading3"/>
      </w:pPr>
      <w:r>
        <w:t>Example D: Intrusive Pop-up Ads (Most Visible Review)</w:t>
      </w:r>
    </w:p>
    <w:p>
      <w:pPr>
        <w:pBdr>
          <w:left w:val="single" w:color="C41E3A" w:sz="18"/>
        </w:pBdr>
        <w:shd w:val="clear" w:fill="F8F8F8"/>
        <w:spacing w:before="200" w:after="80"/>
        <w:ind w:left="200" w:right="200"/>
      </w:pPr>
      <w:r>
        <w:rPr>
          <w:i/>
          <w:color w:val="1A1A1A"/>
        </w:rPr>
        <w:t>"I actually have no rating for this app! I have this app installed and was expecting it to do what I've read in the reviews. Unfortunately, pop-up ads after pop-up ad continuously pop up on my screen..."</w:t>
      </w:r>
      <w:r>
        <w:br/>
      </w:r>
      <w:r>
        <w:rPr>
          <w:color w:val="6B6B6B"/>
          <w:sz w:val="18"/>
        </w:rPr>
        <w:t>— 1-star, Google Play, 18 helpful votes</w:t>
      </w:r>
    </w:p>
    <w:p>
      <w:pPr>
        <w:pBdr>
          <w:left w:val="single" w:color="FF8C00" w:sz="12"/>
        </w:pBdr>
        <w:shd w:val="clear" w:fill="FFF8F0"/>
        <w:spacing w:before="80" w:after="80"/>
        <w:ind w:left="400" w:right="200"/>
      </w:pPr>
      <w:r>
        <w:rPr>
          <w:color w:val="4A4A4A"/>
          <w:sz w:val="20"/>
        </w:rPr>
        <w:t>Actual reply: "We're sorry to hear about your experience, Evelyn. We're here to help make things right! Contact our support team via chat or phone at https://www.mcafee.com..."</w:t>
      </w:r>
    </w:p>
    <w:p>
      <w:pPr>
        <w:pBdr>
          <w:left w:val="single" w:color="C41E3A" w:sz="12"/>
        </w:pBdr>
        <w:shd w:val="clear" w:fill="FFF5F5"/>
        <w:spacing w:before="80" w:after="200"/>
        <w:ind w:left="400" w:right="200"/>
      </w:pPr>
      <w:r>
        <w:rPr>
          <w:b/>
          <w:color w:val="C41E3A"/>
          <w:sz w:val="20"/>
        </w:rPr>
        <w:t xml:space="preserve">What is wrong: </w:t>
      </w:r>
      <w:r>
        <w:rPr>
          <w:color w:val="4A4A4A"/>
          <w:sz w:val="20"/>
        </w:rPr>
        <w:t>This review has 18 helpful votes. It is likely featured prominently. The response is two sentences a generic apology and a URL. There is no explanation of why ads appear, no steps to reduce notification frequency, no direct link to notification settings. Thousands of prospective customers will read this exchange.</w:t>
      </w:r>
    </w:p>
    <w:p>
      <w:pPr>
        <w:pStyle w:val="Heading2"/>
      </w:pPr>
      <w:r>
        <w:t xml:space="preserve">The </w:t>
      </w:r>
      <w:del w:id="123" w:author="Claude" w:date="2026-03-22T00:00:00Z">
        <w:r>
          <w:delText>42</w:delText>
        </w:r>
      </w:del>
      <w:ins w:id="124" w:author="Claude" w:date="2026-03-22T00:00:00Z">
        <w:r>
          <w:t>36</w:t>
        </w:r>
      </w:ins>
      <w:r>
        <w:t xml:space="preserve"> Unanswered Negative Reviews</w:t>
      </w:r>
    </w:p>
    <w:p>
      <w:r>
        <w:t xml:space="preserve">There are </w:t>
      </w:r>
      <w:del w:id="125" w:author="Claude" w:date="2026-03-22T00:00:00Z">
        <w:r>
          <w:delText>42</w:delText>
        </w:r>
      </w:del>
      <w:ins w:id="126" w:author="Claude" w:date="2026-03-22T00:00:00Z">
        <w:r>
          <w:t>36</w:t>
        </w:r>
      </w:ins>
      <w:r>
        <w:t xml:space="preserve"> negative reviews that received no developer response at all. These include:</w:t>
      </w:r>
    </w:p>
    <w:p>
      <w:pPr>
        <w:ind w:left="720" w:hanging="360"/>
      </w:pPr>
      <w:r>
        <w:t>•  "VPN doesn't work." 1-star, no reply</w:t>
      </w:r>
    </w:p>
    <w:p>
      <w:pPr>
        <w:ind w:left="720" w:hanging="360"/>
      </w:pPr>
      <w:r>
        <w:t>•  "Double speak" with detailed description of broken activation flow 1-star, no reply</w:t>
      </w:r>
    </w:p>
    <w:p>
      <w:pPr>
        <w:ind w:left="720" w:hanging="360"/>
      </w:pPr>
      <w:r>
        <w:t>•  "waste of money" 1-star, no reply</w:t>
      </w:r>
    </w:p>
    <w:p>
      <w:pPr>
        <w:spacing w:before="200"/>
      </w:pPr>
      <w:r>
        <w:rPr>
          <w:b/>
          <w:color w:val="C41E3A"/>
        </w:rPr>
        <w:t xml:space="preserve">Critical: </w:t>
      </w:r>
      <w:r>
        <w:t>Silence on a negative public review is worse than a poor response. It signals to prospective customers that the company does not monitor its own channels or does not care enough to respond.</w:t>
      </w:r>
    </w:p>
    <w:p>
      <w:r>
        <w:br w:type="page"/>
      </w:r>
    </w:p>
    <w:p>
      <w:pPr>
        <w:pStyle w:val="Heading1"/>
      </w:pPr>
      <w:bookmarkStart w:name="_Toc005" w:id="005"/>
      <w:r>
        <w:t>The Customer Service Journey</w:t>
      </w:r>
      <w:bookmarkEnd w:id="005"/>
    </w:p>
    <w:p>
      <w:r>
        <w:t>Beyond the review responses, the live customer service experience compounds the problem. A direct test of the McAfee support journey reveals the following friction points:</w:t>
      </w:r>
    </w:p>
    <w:p>
      <w:pPr>
        <w:numPr>
          <w:ilvl w:val="0"/>
          <w:numId w:val="1"/>
        </w:numPr>
      </w:pPr>
      <w:r>
        <w:rPr>
          <w:b/>
        </w:rPr>
        <w:t>Discovery</w:t>
      </w:r>
      <w:r>
        <w:t>: A user with a problem checks the Play Store response for help. They find a URL. No immediate answer.</w:t>
      </w:r>
    </w:p>
    <w:p>
      <w:pPr>
        <w:numPr>
          <w:ilvl w:val="0"/>
          <w:numId w:val="1"/>
        </w:numPr>
      </w:pPr>
      <w:r>
        <w:rPr>
          <w:b/>
        </w:rPr>
        <w:t>Navigation</w:t>
      </w:r>
      <w:r>
        <w:t>: The support URL lands on a general help page. Finding the right contact method requires multiple clicks and account login.</w:t>
      </w:r>
    </w:p>
    <w:p>
      <w:pPr>
        <w:numPr>
          <w:ilvl w:val="0"/>
          <w:numId w:val="1"/>
        </w:numPr>
      </w:pPr>
      <w:r>
        <w:rPr>
          <w:b/>
        </w:rPr>
        <w:t>Wait</w:t>
      </w:r>
      <w:r>
        <w:t>: Phone and chat support queues introduce significant wait times. For a user who has already invested time, any additional waiting triggers abandonment.</w:t>
      </w:r>
    </w:p>
    <w:p>
      <w:pPr>
        <w:numPr>
          <w:ilvl w:val="0"/>
          <w:numId w:val="1"/>
        </w:numPr>
      </w:pPr>
      <w:r>
        <w:rPr>
          <w:b/>
        </w:rPr>
        <w:t>Frustration Threshold</w:t>
      </w:r>
      <w:r>
        <w:t>: Security software users are already anxious. Being made to wait extends that anxiety. Most users will not persist.</w:t>
      </w:r>
    </w:p>
    <w:p>
      <w:pPr>
        <w:numPr>
          <w:ilvl w:val="0"/>
          <w:numId w:val="1"/>
        </w:numPr>
      </w:pPr>
      <w:r>
        <w:rPr>
          <w:b/>
        </w:rPr>
        <w:t>End of Journey</w:t>
      </w:r>
      <w:r>
        <w:t>: No renewal, no referral, possible negative word-of-mouth. The customer acquisition cost is lost.</w:t>
      </w:r>
    </w:p>
    <w:p>
      <w:r>
        <w:t>This is not a hypothetical. The pattern is visible in the reviews themselves: users who report contacting support and not getting resolution often return to leave additional negative reviews, dropping their rating further.</w:t>
      </w:r>
    </w:p>
    <w:p>
      <w:r>
        <w:br w:type="page"/>
      </w:r>
    </w:p>
    <w:p>
      <w:pPr>
        <w:pStyle w:val="Heading1"/>
      </w:pPr>
      <w:bookmarkStart w:name="_Toc006" w:id="006"/>
      <w:r>
        <w:t>Risk to New App Launch</w:t>
      </w:r>
      <w:bookmarkEnd w:id="006"/>
    </w:p>
    <w:p>
      <w:r>
        <w:t>The timing of this problem could not be worse. A new app launch means:</w:t>
      </w:r>
    </w:p>
    <w:p>
      <w:pPr>
        <w:ind w:left="720" w:hanging="360"/>
      </w:pPr>
      <w:r>
        <w:t>•  Surge in new users who have never used McAfee and have zero brand loyalty to absorb a bad first experience.</w:t>
      </w:r>
    </w:p>
    <w:p>
      <w:pPr>
        <w:ind w:left="720" w:hanging="360"/>
      </w:pPr>
      <w:r>
        <w:t>•  Increased review velocity the Play Store algorithm will surface newer reviews more prominently as install numbers grow.</w:t>
      </w:r>
    </w:p>
    <w:p>
      <w:pPr>
        <w:ind w:left="720" w:hanging="360"/>
      </w:pPr>
      <w:r>
        <w:t>•  Higher expectations users associate a new app with a fresh, polished experience. Bugs and poor support responses will feel like a betrayal.</w:t>
      </w:r>
    </w:p>
    <w:p>
      <w:pPr>
        <w:ind w:left="720" w:hanging="360"/>
      </w:pPr>
      <w:r>
        <w:t>•  Competitor scrutiny prospective users evaluating McAfee against Norton, Bitdefender, or Kaspersky will compare support response quality.</w:t>
      </w:r>
    </w:p>
    <w:p>
      <w:pPr>
        <w:spacing w:before="200"/>
      </w:pPr>
      <w:r>
        <w:rPr>
          <w:b/>
          <w:color w:val="C41E3A"/>
        </w:rPr>
        <w:t xml:space="preserve">Key Risk: </w:t>
      </w:r>
      <w:r>
        <w:t>A new app launch that lands on top of a foundation of unresolved, public complaints does not reset the narrative it amplifies it.</w:t>
      </w:r>
    </w:p>
    <w:p>
      <w:r>
        <w:br w:type="page"/>
      </w:r>
    </w:p>
    <w:p>
      <w:pPr>
        <w:pStyle w:val="Heading1"/>
      </w:pPr>
      <w:bookmarkStart w:name="_Toc007" w:id="007"/>
      <w:r>
        <w:t>Specific Issues to Fix Before Launch</w:t>
      </w:r>
      <w:bookmarkEnd w:id="007"/>
    </w:p>
    <w:p>
      <w:pPr>
        <w:pStyle w:val="Heading2"/>
      </w:pPr>
      <w:r>
        <w:t>Critical Fix Before Launch</w:t>
      </w:r>
    </w:p>
    <w:p>
      <w:pPr>
        <w:spacing w:before="120" w:after="120"/>
        <w:ind w:left="200"/>
      </w:pPr>
      <w:r>
        <w:rPr>
          <w:b/>
          <w:color w:val="C41E3A"/>
          <w:sz w:val="20"/>
        </w:rPr>
        <w:t xml:space="preserve">[VPN-REGRESSION] </w:t>
      </w:r>
      <w:r>
        <w:rPr>
          <w:sz w:val="21"/>
        </w:rPr>
        <w:t>The VPN feature disappearing post-update is generating the highest volume of 1-star reviews. A known regression needs a pinned, public response with specific workaround steps.</w:t>
      </w:r>
    </w:p>
    <w:p>
      <w:pPr>
        <w:spacing w:before="120" w:after="120"/>
        <w:ind w:left="200"/>
      </w:pPr>
      <w:r>
        <w:rPr>
          <w:b/>
          <w:color w:val="C41E3A"/>
          <w:sz w:val="20"/>
        </w:rPr>
        <w:t xml:space="preserve">[CANCELLATION-FRICTION] </w:t>
      </w:r>
      <w:r>
        <w:rPr>
          <w:sz w:val="21"/>
        </w:rPr>
        <w:t>Users cannot cancel without calling. The direct cancellation path (mcafee.com/myaccount) must be included in every public response to cancellation complaints.</w:t>
      </w:r>
    </w:p>
    <w:p>
      <w:pPr>
        <w:spacing w:before="120" w:after="120"/>
        <w:ind w:left="200"/>
      </w:pPr>
      <w:r>
        <w:rPr>
          <w:b/>
          <w:color w:val="C41E3A"/>
          <w:sz w:val="20"/>
        </w:rPr>
        <w:t xml:space="preserve">[LOGIN-IDENTITY-FAILURE] </w:t>
      </w:r>
      <w:r>
        <w:rPr>
          <w:sz w:val="21"/>
        </w:rPr>
        <w:t>Paying customers who cannot be recognised by the app are in a critical failure state. Responses must acknowledge urgency and provide self-serve paths.</w:t>
      </w:r>
    </w:p>
    <w:p>
      <w:pPr>
        <w:spacing w:before="120" w:after="120"/>
        <w:ind w:left="200"/>
      </w:pPr>
      <w:r>
        <w:rPr>
          <w:b/>
          <w:color w:val="C41E3A"/>
          <w:sz w:val="20"/>
        </w:rPr>
        <w:t xml:space="preserve">[UNANSWERED-NEGATIVE] </w:t>
      </w:r>
      <w:r>
        <w:rPr>
          <w:sz w:val="21"/>
        </w:rPr>
        <w:t xml:space="preserve">All </w:t>
      </w:r>
      <w:del w:id="127" w:author="Claude" w:date="2026-03-22T00:00:00Z">
        <w:r>
          <w:delText>42</w:delText>
        </w:r>
      </w:del>
      <w:ins w:id="128" w:author="Claude" w:date="2026-03-22T00:00:00Z">
        <w:r>
          <w:t>36</w:t>
        </w:r>
      </w:ins>
      <w:r>
        <w:t xml:space="preserve"> unanswered negative reviews must be responded to before the new app launch. These are open wounds on a public channel.</w:t>
      </w:r>
    </w:p>
    <w:p>
      <w:pPr>
        <w:pStyle w:val="Heading2"/>
      </w:pPr>
      <w:r>
        <w:t>High Priority Fix Within 30 Days</w:t>
      </w:r>
    </w:p>
    <w:p>
      <w:pPr>
        <w:spacing w:before="120" w:after="120"/>
        <w:ind w:left="200"/>
      </w:pPr>
      <w:r>
        <w:rPr>
          <w:b/>
          <w:color w:val="C41E3A"/>
          <w:sz w:val="20"/>
        </w:rPr>
        <w:t xml:space="preserve">[POP-UP-CONFUSION] </w:t>
      </w:r>
      <w:r>
        <w:rPr>
          <w:sz w:val="21"/>
        </w:rPr>
        <w:t>In-app promotional notifications are being interpreted as malware. A clear, consistent public response explaining what these notifications are would reduce complaints.</w:t>
      </w:r>
    </w:p>
    <w:p>
      <w:pPr>
        <w:spacing w:before="120" w:after="120"/>
        <w:ind w:left="200"/>
      </w:pPr>
      <w:r>
        <w:rPr>
          <w:b/>
          <w:color w:val="C41E3A"/>
          <w:sz w:val="20"/>
        </w:rPr>
        <w:t xml:space="preserve">[GENERIC-REPLY-PATTERN] </w:t>
      </w:r>
      <w:r>
        <w:rPr>
          <w:sz w:val="21"/>
        </w:rPr>
        <w:t>LLM-based evaluation of all 487 replied reviews reveals 30% have quality issues: 15.0% offer empathy but no actionable steps (No Solution), 10.3% are copy-paste boilerplate (Generic Template), and 2.3% address the wrong topic entirely (Wrong Issue). Every response template must be audited and replaced with issue-specific, in-reply guidance.</w:t>
      </w:r>
    </w:p>
    <w:p>
      <w:pPr>
        <w:spacing w:before="120" w:after="120"/>
        <w:ind w:left="200"/>
      </w:pPr>
      <w:r>
        <w:rPr>
          <w:b/>
          <w:color w:val="C41E3A"/>
          <w:sz w:val="20"/>
        </w:rPr>
        <w:t xml:space="preserve">[SUPPORT-WAIT-TIMES] </w:t>
      </w:r>
      <w:r>
        <w:rPr>
          <w:sz w:val="21"/>
        </w:rPr>
        <w:t>Reducing wait times and publishing expected wait times in app store responses would set expectations and reduce frustration.</w:t>
      </w:r>
    </w:p>
    <w:p>
      <w:pPr>
        <w:pStyle w:val="Heading2"/>
      </w:pPr>
      <w:r>
        <w:t>Medium Priority Fix Within 60 Days</w:t>
      </w:r>
    </w:p>
    <w:p>
      <w:pPr>
        <w:spacing w:before="120" w:after="120"/>
        <w:ind w:left="200"/>
      </w:pPr>
      <w:r>
        <w:rPr>
          <w:b/>
          <w:color w:val="C41E3A"/>
          <w:sz w:val="20"/>
        </w:rPr>
        <w:t xml:space="preserve">[NOTIFICATION-OVERLOAD] </w:t>
      </w:r>
      <w:r>
        <w:rPr>
          <w:sz w:val="21"/>
        </w:rPr>
        <w:t>UI/UX complaints about intrusive notifications appear in 53 reviews. The support team should have a standard response linking to notification settings.</w:t>
      </w:r>
    </w:p>
    <w:p>
      <w:pPr>
        <w:spacing w:before="120" w:after="120"/>
        <w:ind w:left="200"/>
      </w:pPr>
      <w:r>
        <w:rPr>
          <w:b/>
          <w:color w:val="C41E3A"/>
          <w:sz w:val="20"/>
        </w:rPr>
        <w:t xml:space="preserve">[INSTALLATION-REMOVAL] </w:t>
      </w:r>
      <w:r>
        <w:rPr>
          <w:sz w:val="21"/>
        </w:rPr>
        <w:t>29 reviews mention installation or removal problems. A pinned response with the dedicated McAfee removal tool link should be standard.</w:t>
      </w:r>
    </w:p>
    <w:p>
      <w:pPr>
        <w:spacing w:before="120" w:after="120"/>
        <w:ind w:left="200"/>
      </w:pPr>
      <w:r>
        <w:rPr>
          <w:b/>
          <w:color w:val="C41E3A"/>
          <w:sz w:val="20"/>
        </w:rPr>
        <w:t xml:space="preserve">[VALUE-PERCEPTION] </w:t>
      </w:r>
      <w:r>
        <w:rPr>
          <w:sz w:val="21"/>
        </w:rPr>
        <w:t>34 reviews mention pricing. The support team should highlight what the subscription includes in responses to pricing complaints.</w:t>
      </w:r>
    </w:p>
    <w:p>
      <w:r>
        <w:br w:type="page"/>
      </w:r>
    </w:p>
    <w:p>
      <w:pPr>
        <w:pStyle w:val="Heading1"/>
      </w:pPr>
      <w:bookmarkStart w:name="_Toc008" w:id="008"/>
      <w:r>
        <w:t>What Good Looks Like Response Framework</w:t>
      </w:r>
      <w:bookmarkEnd w:id="008"/>
    </w:p>
    <w:p>
      <w:r>
        <w:t>Support responses in app store reviews should follow a three-part structure:</w:t>
      </w:r>
    </w:p>
    <w:p>
      <w:pPr>
        <w:pStyle w:val="Heading3"/>
      </w:pPr>
      <w:r>
        <w:t>1. Acknowledge with Specificity</w:t>
      </w:r>
    </w:p>
    <w:p>
      <w:r>
        <w:t>Name the exact issue the user raised. Do not use a generic "sorry you feel that way." A user who complained about VPN crashing needs to see "VPN connectivity" in the response not "your experience."</w:t>
      </w:r>
    </w:p>
    <w:p>
      <w:pPr>
        <w:pStyle w:val="Heading3"/>
      </w:pPr>
      <w:r>
        <w:t>2. Provide an In-Reply Next Step</w:t>
      </w:r>
    </w:p>
    <w:p>
      <w:r>
        <w:t>At minimum, one actionable thing the user can do right now without leaving the review thread. A direct URL to the exact settings page, a specific step ("sign out and back in from Settings &gt; Account"), or a clear ETA for a fix.</w:t>
      </w:r>
    </w:p>
    <w:p>
      <w:pPr>
        <w:pStyle w:val="Heading3"/>
      </w:pPr>
      <w:r>
        <w:t>3. Invite Follow-Up</w:t>
      </w:r>
    </w:p>
    <w:p>
      <w:r>
        <w:t>After the in-reply help, offer the support contact as an escalation path not the only path. "If this doesn't resolve it, our team is at [link]" is far more credible than "please contact us at [link]" as the entire response.</w:t>
      </w:r>
    </w:p>
    <w:p>
      <w:r>
        <w:br w:type="page"/>
      </w:r>
    </w:p>
    <w:p>
      <w:pPr>
        <w:pStyle w:val="Heading1"/>
      </w:pPr>
      <w:bookmarkStart w:name="_Toc009" w:id="009"/>
      <w:r>
        <w:t>Recommended Immediate Actions</w:t>
      </w:r>
      <w:bookmarkEnd w:id="009"/>
    </w:p>
    <w:tbl>
      <w:tblPr>
        <w:tblW w:w="5000" w:type="pct"/>
        <w:tblBorders>
          <w:top w:val="single" w:color="C41E3A" w:sz="12"/>
          <w:left w:val="nil"/>
          <w:bottom w:val="single" w:color="C41E3A" w:sz="12"/>
          <w:right w:val="nil"/>
          <w:insideH w:val="single" w:color="E0E0E0" w:sz="4"/>
          <w:insideV w:val="nil"/>
        </w:tblBorders>
        <w:tblCellMar>
          <w:top w:w="100" w:type="dxa"/>
          <w:left w:w="150" w:type="dxa"/>
          <w:bottom w:w="100" w:type="dxa"/>
          <w:right w:w="150" w:type="dxa"/>
        </w:tblCellMar>
      </w:tblPr>
      <w:tblGrid>
        <w:gridCol w:w="800"/>
        <w:gridCol w:w="4200"/>
        <w:gridCol w:w="2000"/>
        <w:gridCol w:w="1500"/>
      </w:tblGrid>
      <w:tr>
        <w:trPr>
          <w:tblHeader/>
        </w:trPr>
        <w:tc>
          <w:tcPr>
            <w:tcBorders>
              <w:bottom w:val="single" w:color="C41E3A" w:sz="8"/>
            </w:tcBorders>
            <w:shd w:val="clear" w:fill="F5F5F5"/>
            <w:vAlign w:val="center"/>
          </w:tcPr>
          <w:p>
            <w:pPr>
              <w:spacing w:before="0" w:after="0"/>
              <w:jc w:val="center"/>
            </w:pPr>
            <w:r>
              <w:rPr>
                <w:b/>
                <w:color w:val="1A1A1A"/>
                <w:sz w:val="21"/>
              </w:rPr>
              <w:t>#</w:t>
            </w:r>
          </w:p>
        </w:tc>
        <w:tc>
          <w:tcPr>
            <w:tcBorders>
              <w:bottom w:val="single" w:color="C41E3A" w:sz="8"/>
            </w:tcBorders>
            <w:shd w:val="clear" w:fill="F5F5F5"/>
            <w:vAlign w:val="center"/>
          </w:tcPr>
          <w:p>
            <w:pPr>
              <w:spacing w:before="0" w:after="0"/>
              <w:jc w:val="center"/>
            </w:pPr>
            <w:r>
              <w:rPr>
                <w:b/>
                <w:color w:val="1A1A1A"/>
                <w:sz w:val="21"/>
              </w:rPr>
              <w:t>Action</w:t>
            </w:r>
          </w:p>
        </w:tc>
        <w:tc>
          <w:tcPr>
            <w:tcBorders>
              <w:bottom w:val="single" w:color="C41E3A" w:sz="8"/>
            </w:tcBorders>
            <w:shd w:val="clear" w:fill="F5F5F5"/>
            <w:vAlign w:val="center"/>
          </w:tcPr>
          <w:p>
            <w:pPr>
              <w:spacing w:before="0" w:after="0"/>
              <w:jc w:val="center"/>
            </w:pPr>
            <w:r>
              <w:rPr>
                <w:b/>
                <w:color w:val="1A1A1A"/>
                <w:sz w:val="21"/>
              </w:rPr>
              <w:t>Owner</w:t>
            </w:r>
          </w:p>
        </w:tc>
        <w:tc>
          <w:tcPr>
            <w:tcBorders>
              <w:bottom w:val="single" w:color="C41E3A" w:sz="8"/>
            </w:tcBorders>
            <w:shd w:val="clear" w:fill="F5F5F5"/>
            <w:vAlign w:val="center"/>
          </w:tcPr>
          <w:p>
            <w:pPr>
              <w:spacing w:before="0" w:after="0"/>
              <w:jc w:val="center"/>
            </w:pPr>
            <w:r>
              <w:rPr>
                <w:b/>
                <w:color w:val="1A1A1A"/>
                <w:sz w:val="21"/>
              </w:rPr>
              <w:t>Timeline</w:t>
            </w:r>
          </w:p>
        </w:tc>
      </w:tr>
      <w:tr>
        <w:tc>
          <w:tcPr>
            <w:vAlign w:val="center"/>
          </w:tcPr>
          <w:p>
            <w:pPr>
              <w:spacing w:before="0" w:after="0"/>
              <w:jc w:val="center"/>
            </w:pPr>
            <w:r>
              <w:rPr>
                <w:b/>
                <w:color w:val="C41E3A"/>
                <w:sz w:val="19"/>
              </w:rPr>
              <w:t>1</w:t>
            </w:r>
          </w:p>
        </w:tc>
        <w:tc>
          <w:tcPr>
            <w:vAlign w:val="center"/>
          </w:tcPr>
          <w:p>
            <w:pPr>
              <w:spacing w:before="0" w:after="0"/>
              <w:jc w:val="left"/>
            </w:pPr>
            <w:r>
              <w:rPr>
                <w:color w:val="1A1A1A"/>
                <w:sz w:val="19"/>
              </w:rPr>
              <w:t xml:space="preserve">Respond to all </w:t>
            </w:r>
            <w:del w:id="129" w:author="Claude" w:date="2026-03-22T00:00:00Z">
              <w:r>
                <w:delText>42</w:delText>
              </w:r>
            </w:del>
            <w:ins w:id="130" w:author="Claude" w:date="2026-03-22T00:00:00Z">
              <w:r>
                <w:t>36</w:t>
              </w:r>
            </w:ins>
            <w:r>
              <w:t xml:space="preserve"> unanswered negative reviews</w:t>
            </w:r>
          </w:p>
        </w:tc>
        <w:tc>
          <w:tcPr>
            <w:vAlign w:val="center"/>
          </w:tcPr>
          <w:p>
            <w:pPr>
              <w:spacing w:before="0" w:after="0"/>
              <w:jc w:val="left"/>
            </w:pPr>
            <w:r>
              <w:rPr>
                <w:color w:val="1A1A1A"/>
                <w:sz w:val="19"/>
              </w:rPr>
              <w:t>Community/Support Team</w:t>
            </w:r>
          </w:p>
        </w:tc>
        <w:tc>
          <w:tcPr>
            <w:vAlign w:val="center"/>
          </w:tcPr>
          <w:p>
            <w:pPr>
              <w:spacing w:before="0" w:after="0"/>
              <w:jc w:val="left"/>
            </w:pPr>
            <w:r>
              <w:rPr>
                <w:color w:val="1A1A1A"/>
                <w:sz w:val="19"/>
              </w:rPr>
              <w:t>Before launch</w:t>
            </w:r>
          </w:p>
        </w:tc>
      </w:tr>
      <w:tr>
        <w:tc>
          <w:tcPr>
            <w:vAlign w:val="center"/>
          </w:tcPr>
          <w:p>
            <w:pPr>
              <w:spacing w:before="0" w:after="0"/>
              <w:jc w:val="center"/>
            </w:pPr>
            <w:r>
              <w:rPr>
                <w:b/>
                <w:color w:val="C41E3A"/>
                <w:sz w:val="19"/>
              </w:rPr>
              <w:t>2</w:t>
            </w:r>
          </w:p>
        </w:tc>
        <w:tc>
          <w:tcPr>
            <w:vAlign w:val="center"/>
          </w:tcPr>
          <w:p>
            <w:pPr>
              <w:spacing w:before="0" w:after="0"/>
              <w:jc w:val="left"/>
            </w:pPr>
            <w:r>
              <w:rPr>
                <w:color w:val="1A1A1A"/>
                <w:sz w:val="19"/>
              </w:rPr>
              <w:t>Create VPN regression pinned response with workaround steps</w:t>
            </w:r>
          </w:p>
        </w:tc>
        <w:tc>
          <w:tcPr>
            <w:vAlign w:val="center"/>
          </w:tcPr>
          <w:p>
            <w:pPr>
              <w:spacing w:before="0" w:after="0"/>
              <w:jc w:val="left"/>
            </w:pPr>
            <w:r>
              <w:rPr>
                <w:color w:val="1A1A1A"/>
                <w:sz w:val="19"/>
              </w:rPr>
              <w:t>Product + Support</w:t>
            </w:r>
          </w:p>
        </w:tc>
        <w:tc>
          <w:tcPr>
            <w:vAlign w:val="center"/>
          </w:tcPr>
          <w:p>
            <w:pPr>
              <w:spacing w:before="0" w:after="0"/>
              <w:jc w:val="left"/>
            </w:pPr>
            <w:r>
              <w:rPr>
                <w:color w:val="1A1A1A"/>
                <w:sz w:val="19"/>
              </w:rPr>
              <w:t>This week</w:t>
            </w:r>
          </w:p>
        </w:tc>
      </w:tr>
      <w:tr>
        <w:tc>
          <w:tcPr>
            <w:vAlign w:val="center"/>
          </w:tcPr>
          <w:p>
            <w:pPr>
              <w:spacing w:before="0" w:after="0"/>
              <w:jc w:val="center"/>
            </w:pPr>
            <w:r>
              <w:rPr>
                <w:b/>
                <w:color w:val="C41E3A"/>
                <w:sz w:val="19"/>
              </w:rPr>
              <w:t>3</w:t>
            </w:r>
          </w:p>
        </w:tc>
        <w:tc>
          <w:tcPr>
            <w:vAlign w:val="center"/>
          </w:tcPr>
          <w:p>
            <w:pPr>
              <w:spacing w:before="0" w:after="0"/>
              <w:jc w:val="left"/>
            </w:pPr>
            <w:r>
              <w:rPr>
                <w:color w:val="1A1A1A"/>
                <w:sz w:val="19"/>
              </w:rPr>
              <w:t>Add direct cancellation path to all cancellation-related response templates</w:t>
            </w:r>
          </w:p>
        </w:tc>
        <w:tc>
          <w:tcPr>
            <w:vAlign w:val="center"/>
          </w:tcPr>
          <w:p>
            <w:pPr>
              <w:spacing w:before="0" w:after="0"/>
              <w:jc w:val="left"/>
            </w:pPr>
            <w:r>
              <w:rPr>
                <w:color w:val="1A1A1A"/>
                <w:sz w:val="19"/>
              </w:rPr>
              <w:t>Support Ops</w:t>
            </w:r>
          </w:p>
        </w:tc>
        <w:tc>
          <w:tcPr>
            <w:vAlign w:val="center"/>
          </w:tcPr>
          <w:p>
            <w:pPr>
              <w:spacing w:before="0" w:after="0"/>
              <w:jc w:val="left"/>
            </w:pPr>
            <w:r>
              <w:rPr>
                <w:color w:val="1A1A1A"/>
                <w:sz w:val="19"/>
              </w:rPr>
              <w:t>This week</w:t>
            </w:r>
          </w:p>
        </w:tc>
      </w:tr>
      <w:tr>
        <w:tc>
          <w:tcPr>
            <w:vAlign w:val="center"/>
          </w:tcPr>
          <w:p>
            <w:pPr>
              <w:spacing w:before="0" w:after="0"/>
              <w:jc w:val="center"/>
            </w:pPr>
            <w:r>
              <w:rPr>
                <w:b/>
                <w:color w:val="C41E3A"/>
                <w:sz w:val="19"/>
              </w:rPr>
              <w:t>4</w:t>
            </w:r>
          </w:p>
        </w:tc>
        <w:tc>
          <w:tcPr>
            <w:vAlign w:val="center"/>
          </w:tcPr>
          <w:p>
            <w:pPr>
              <w:spacing w:before="0" w:after="0"/>
              <w:jc w:val="left"/>
            </w:pPr>
            <w:r>
              <w:rPr>
                <w:color w:val="1A1A1A"/>
                <w:sz w:val="19"/>
              </w:rPr>
              <w:t>Audit and retire all redirect-only response templates</w:t>
            </w:r>
          </w:p>
        </w:tc>
        <w:tc>
          <w:tcPr>
            <w:vAlign w:val="center"/>
          </w:tcPr>
          <w:p>
            <w:pPr>
              <w:spacing w:before="0" w:after="0"/>
              <w:jc w:val="left"/>
            </w:pPr>
            <w:r>
              <w:rPr>
                <w:color w:val="1A1A1A"/>
                <w:sz w:val="19"/>
              </w:rPr>
              <w:t>Support Ops</w:t>
            </w:r>
          </w:p>
        </w:tc>
        <w:tc>
          <w:tcPr>
            <w:vAlign w:val="center"/>
          </w:tcPr>
          <w:p>
            <w:pPr>
              <w:spacing w:before="0" w:after="0"/>
              <w:jc w:val="left"/>
            </w:pPr>
            <w:r>
              <w:rPr>
                <w:color w:val="1A1A1A"/>
                <w:sz w:val="19"/>
              </w:rPr>
              <w:t>2 weeks</w:t>
            </w:r>
          </w:p>
        </w:tc>
      </w:tr>
      <w:tr>
        <w:tc>
          <w:tcPr>
            <w:vAlign w:val="center"/>
          </w:tcPr>
          <w:p>
            <w:pPr>
              <w:spacing w:before="0" w:after="0"/>
              <w:jc w:val="center"/>
            </w:pPr>
            <w:r>
              <w:rPr>
                <w:b/>
                <w:color w:val="C41E3A"/>
                <w:sz w:val="19"/>
              </w:rPr>
              <w:t>5</w:t>
            </w:r>
          </w:p>
        </w:tc>
        <w:tc>
          <w:tcPr>
            <w:vAlign w:val="center"/>
          </w:tcPr>
          <w:p>
            <w:pPr>
              <w:spacing w:before="0" w:after="0"/>
              <w:jc w:val="left"/>
            </w:pPr>
            <w:r>
              <w:rPr>
                <w:color w:val="1A1A1A"/>
                <w:sz w:val="19"/>
              </w:rPr>
              <w:t>Establish SLA for Play Store review responses (target: 24 hours)</w:t>
            </w:r>
          </w:p>
        </w:tc>
        <w:tc>
          <w:tcPr>
            <w:vAlign w:val="center"/>
          </w:tcPr>
          <w:p>
            <w:pPr>
              <w:spacing w:before="0" w:after="0"/>
              <w:jc w:val="left"/>
            </w:pPr>
            <w:r>
              <w:rPr>
                <w:color w:val="1A1A1A"/>
                <w:sz w:val="19"/>
              </w:rPr>
              <w:t>Support Leadership</w:t>
            </w:r>
          </w:p>
        </w:tc>
        <w:tc>
          <w:tcPr>
            <w:vAlign w:val="center"/>
          </w:tcPr>
          <w:p>
            <w:pPr>
              <w:spacing w:before="0" w:after="0"/>
              <w:jc w:val="left"/>
            </w:pPr>
            <w:r>
              <w:rPr>
                <w:color w:val="1A1A1A"/>
                <w:sz w:val="19"/>
              </w:rPr>
              <w:t>2 weeks</w:t>
            </w:r>
          </w:p>
        </w:tc>
      </w:tr>
      <w:tr>
        <w:tc>
          <w:tcPr>
            <w:vAlign w:val="center"/>
          </w:tcPr>
          <w:p>
            <w:pPr>
              <w:spacing w:before="0" w:after="0"/>
              <w:jc w:val="center"/>
            </w:pPr>
            <w:r>
              <w:rPr>
                <w:b/>
                <w:color w:val="C41E3A"/>
                <w:sz w:val="19"/>
              </w:rPr>
              <w:t>6</w:t>
            </w:r>
          </w:p>
        </w:tc>
        <w:tc>
          <w:tcPr>
            <w:vAlign w:val="center"/>
          </w:tcPr>
          <w:p>
            <w:pPr>
              <w:spacing w:before="0" w:after="0"/>
              <w:jc w:val="left"/>
            </w:pPr>
            <w:r>
              <w:rPr>
                <w:color w:val="1A1A1A"/>
                <w:sz w:val="19"/>
              </w:rPr>
              <w:t>Brief support team on pop-up/notification complaint response</w:t>
            </w:r>
          </w:p>
        </w:tc>
        <w:tc>
          <w:tcPr>
            <w:vAlign w:val="center"/>
          </w:tcPr>
          <w:p>
            <w:pPr>
              <w:spacing w:before="0" w:after="0"/>
              <w:jc w:val="left"/>
            </w:pPr>
            <w:r>
              <w:rPr>
                <w:color w:val="1A1A1A"/>
                <w:sz w:val="19"/>
              </w:rPr>
              <w:t>Training</w:t>
            </w:r>
          </w:p>
        </w:tc>
        <w:tc>
          <w:tcPr>
            <w:vAlign w:val="center"/>
          </w:tcPr>
          <w:p>
            <w:pPr>
              <w:spacing w:before="0" w:after="0"/>
              <w:jc w:val="left"/>
            </w:pPr>
            <w:r>
              <w:rPr>
                <w:color w:val="1A1A1A"/>
                <w:sz w:val="19"/>
              </w:rPr>
              <w:t>Before launch</w:t>
            </w:r>
          </w:p>
        </w:tc>
      </w:tr>
      <w:tr>
        <w:tc>
          <w:tcPr>
            <w:vAlign w:val="center"/>
          </w:tcPr>
          <w:p>
            <w:pPr>
              <w:spacing w:before="0" w:after="0"/>
              <w:jc w:val="center"/>
            </w:pPr>
            <w:r>
              <w:rPr>
                <w:b/>
                <w:color w:val="C41E3A"/>
                <w:sz w:val="19"/>
              </w:rPr>
              <w:t>7</w:t>
            </w:r>
          </w:p>
        </w:tc>
        <w:tc>
          <w:tcPr>
            <w:vAlign w:val="center"/>
          </w:tcPr>
          <w:p>
            <w:pPr>
              <w:spacing w:before="0" w:after="0"/>
              <w:jc w:val="left"/>
            </w:pPr>
            <w:r>
              <w:rPr>
                <w:color w:val="1A1A1A"/>
                <w:sz w:val="19"/>
              </w:rPr>
              <w:t>Publish internal escalation path for paying customer not recognised cases</w:t>
            </w:r>
          </w:p>
        </w:tc>
        <w:tc>
          <w:tcPr>
            <w:vAlign w:val="center"/>
          </w:tcPr>
          <w:p>
            <w:pPr>
              <w:spacing w:before="0" w:after="0"/>
              <w:jc w:val="left"/>
            </w:pPr>
            <w:r>
              <w:rPr>
                <w:color w:val="1A1A1A"/>
                <w:sz w:val="19"/>
              </w:rPr>
              <w:t>Engineering + Support</w:t>
            </w:r>
          </w:p>
        </w:tc>
        <w:tc>
          <w:tcPr>
            <w:vAlign w:val="center"/>
          </w:tcPr>
          <w:p>
            <w:pPr>
              <w:spacing w:before="0" w:after="0"/>
              <w:jc w:val="left"/>
            </w:pPr>
            <w:r>
              <w:rPr>
                <w:color w:val="1A1A1A"/>
                <w:sz w:val="19"/>
              </w:rPr>
              <w:t>Before launch</w:t>
            </w:r>
          </w:p>
        </w:tc>
      </w:tr>
      <w:tr>
        <w:tc>
          <w:tcPr>
            <w:vAlign w:val="center"/>
          </w:tcPr>
          <w:p>
            <w:pPr>
              <w:spacing w:before="0" w:after="0"/>
              <w:jc w:val="center"/>
            </w:pPr>
            <w:r>
              <w:rPr>
                <w:b/>
                <w:color w:val="C41E3A"/>
                <w:sz w:val="19"/>
              </w:rPr>
              <w:t>8</w:t>
            </w:r>
          </w:p>
        </w:tc>
        <w:tc>
          <w:tcPr>
            <w:vAlign w:val="center"/>
          </w:tcPr>
          <w:p>
            <w:pPr>
              <w:spacing w:before="0" w:after="0"/>
              <w:jc w:val="left"/>
            </w:pPr>
            <w:r>
              <w:rPr>
                <w:color w:val="1A1A1A"/>
                <w:sz w:val="19"/>
              </w:rPr>
              <w:t>Track response quality score weekly (solution rate vs redirect-only rate)</w:t>
            </w:r>
          </w:p>
        </w:tc>
        <w:tc>
          <w:tcPr>
            <w:vAlign w:val="center"/>
          </w:tcPr>
          <w:p>
            <w:pPr>
              <w:spacing w:before="0" w:after="0"/>
              <w:jc w:val="left"/>
            </w:pPr>
            <w:r>
              <w:rPr>
                <w:color w:val="1A1A1A"/>
                <w:sz w:val="19"/>
              </w:rPr>
              <w:t>Analytics</w:t>
            </w:r>
          </w:p>
        </w:tc>
        <w:tc>
          <w:tcPr>
            <w:vAlign w:val="center"/>
          </w:tcPr>
          <w:p>
            <w:pPr>
              <w:spacing w:before="0" w:after="0"/>
              <w:jc w:val="left"/>
            </w:pPr>
            <w:r>
              <w:rPr>
                <w:color w:val="1A1A1A"/>
                <w:sz w:val="19"/>
              </w:rPr>
              <w:t>Ongoing</w:t>
            </w:r>
          </w:p>
        </w:tc>
      </w:tr>
    </w:tbl>
    <w:p>
      <w:pPr>
        <w:pStyle w:val="Caption"/>
      </w:pPr>
      <w:r>
        <w:t>Table 4: Immediate Action Items with Ownership and Timeline</w:t>
      </w:r>
    </w:p>
    <w:p>
      <w:r>
        <w:br w:type="page"/>
      </w:r>
    </w:p>
    <w:p>
      <w:pPr>
        <w:pStyle w:val="Heading1"/>
      </w:pPr>
      <w:bookmarkStart w:name="_Toc010" w:id="010"/>
      <w:r>
        <w:t>Success Metrics</w:t>
      </w:r>
      <w:bookmarkEnd w:id="010"/>
    </w:p>
    <w:p>
      <w:r>
        <w:t>The following metrics should be tracked monthly, beginning at the new app launch date:</w:t>
      </w:r>
    </w:p>
    <w:tbl>
      <w:tblPr>
        <w:tblW w:w="5000" w:type="pct"/>
        <w:tblBorders>
          <w:top w:val="single" w:color="C41E3A" w:sz="12"/>
          <w:left w:val="nil"/>
          <w:bottom w:val="single" w:color="C41E3A" w:sz="12"/>
          <w:right w:val="nil"/>
          <w:insideH w:val="single" w:color="E0E0E0" w:sz="4"/>
          <w:insideV w:val="nil"/>
        </w:tblBorders>
        <w:tblCellMar>
          <w:top w:w="100" w:type="dxa"/>
          <w:left w:w="150" w:type="dxa"/>
          <w:bottom w:w="100" w:type="dxa"/>
          <w:right w:w="150" w:type="dxa"/>
        </w:tblCellMar>
      </w:tblPr>
      <w:tblGrid>
        <w:gridCol w:w="2000"/>
        <w:gridCol w:w="2000"/>
        <w:gridCol w:w="2000"/>
      </w:tblGrid>
      <w:tr>
        <w:trPr>
          <w:tblHeader/>
        </w:trPr>
        <w:tc>
          <w:tcPr>
            <w:tcBorders>
              <w:bottom w:val="single" w:color="C41E3A" w:sz="8"/>
            </w:tcBorders>
            <w:shd w:val="clear" w:fill="F5F5F5"/>
            <w:vAlign w:val="center"/>
          </w:tcPr>
          <w:p>
            <w:pPr>
              <w:spacing w:before="0" w:after="0"/>
              <w:jc w:val="center"/>
            </w:pPr>
            <w:r>
              <w:rPr>
                <w:b/>
                <w:color w:val="1A1A1A"/>
                <w:sz w:val="21"/>
              </w:rPr>
              <w:t>Metric</w:t>
            </w:r>
          </w:p>
        </w:tc>
        <w:tc>
          <w:tcPr>
            <w:tcBorders>
              <w:bottom w:val="single" w:color="C41E3A" w:sz="8"/>
            </w:tcBorders>
            <w:shd w:val="clear" w:fill="F5F5F5"/>
            <w:vAlign w:val="center"/>
          </w:tcPr>
          <w:p>
            <w:pPr>
              <w:spacing w:before="0" w:after="0"/>
              <w:jc w:val="center"/>
            </w:pPr>
            <w:r>
              <w:rPr>
                <w:b/>
                <w:color w:val="1A1A1A"/>
                <w:sz w:val="21"/>
              </w:rPr>
              <w:t>Current State</w:t>
            </w:r>
          </w:p>
        </w:tc>
        <w:tc>
          <w:tcPr>
            <w:tcBorders>
              <w:bottom w:val="single" w:color="C41E3A" w:sz="8"/>
            </w:tcBorders>
            <w:shd w:val="clear" w:fill="F5F5F5"/>
            <w:vAlign w:val="center"/>
          </w:tcPr>
          <w:p>
            <w:pPr>
              <w:spacing w:before="0" w:after="0"/>
              <w:jc w:val="center"/>
            </w:pPr>
            <w:r>
              <w:rPr>
                <w:b/>
                <w:color w:val="1A1A1A"/>
                <w:sz w:val="21"/>
              </w:rPr>
              <w:t>90-Day Target</w:t>
            </w:r>
          </w:p>
        </w:tc>
      </w:tr>
      <w:tr>
        <w:tc>
          <w:tcPr>
            <w:vAlign w:val="center"/>
          </w:tcPr>
          <w:p>
            <w:pPr>
              <w:spacing w:before="0" w:after="0"/>
              <w:jc w:val="left"/>
            </w:pPr>
            <w:r>
              <w:rPr>
                <w:color w:val="1A1A1A"/>
                <w:sz w:val="20"/>
              </w:rPr>
              <w:t>Play Store featured review average rating</w:t>
            </w:r>
          </w:p>
        </w:tc>
        <w:tc>
          <w:tcPr>
            <w:vAlign w:val="center"/>
          </w:tcPr>
          <w:p>
            <w:pPr>
              <w:spacing w:before="0" w:after="0"/>
              <w:jc w:val="center"/>
            </w:pPr>
            <w:r>
              <w:rPr>
                <w:color w:val="1A1A1A"/>
                <w:sz w:val="20"/>
              </w:rPr>
              <w:t>1-star dominant</w:t>
            </w:r>
          </w:p>
        </w:tc>
        <w:tc>
          <w:tcPr>
            <w:vAlign w:val="center"/>
          </w:tcPr>
          <w:p>
            <w:pPr>
              <w:spacing w:before="0" w:after="0"/>
              <w:jc w:val="center"/>
            </w:pPr>
            <w:r>
              <w:rPr>
                <w:color w:val="1A1A1A"/>
                <w:sz w:val="20"/>
              </w:rPr>
              <w:t>3+ star average</w:t>
            </w:r>
          </w:p>
        </w:tc>
      </w:tr>
      <w:tr>
        <w:tc>
          <w:tcPr>
            <w:vAlign w:val="center"/>
          </w:tcPr>
          <w:p>
            <w:pPr>
              <w:spacing w:before="0" w:after="0"/>
              <w:jc w:val="left"/>
            </w:pPr>
            <w:r>
              <w:rPr>
                <w:color w:val="1A1A1A"/>
                <w:sz w:val="20"/>
              </w:rPr>
              <w:t>% responses rated “Correct” (LLM-evaluated)</w:t>
            </w:r>
          </w:p>
        </w:tc>
        <w:tc>
          <w:tcPr>
            <w:vAlign w:val="center"/>
          </w:tcPr>
          <w:p>
            <w:pPr>
              <w:spacing w:before="0" w:after="0"/>
              <w:jc w:val="center"/>
            </w:pPr>
            <w:r>
              <w:rPr>
                <w:color w:val="1A1A1A"/>
                <w:sz w:val="20"/>
              </w:rPr>
              <w:t>70.0%</w:t>
            </w:r>
          </w:p>
        </w:tc>
        <w:tc>
          <w:tcPr>
            <w:vAlign w:val="center"/>
          </w:tcPr>
          <w:p>
            <w:pPr>
              <w:spacing w:before="0" w:after="0"/>
              <w:jc w:val="center"/>
            </w:pPr>
            <w:r>
              <w:rPr>
                <w:color w:val="1A1A1A"/>
                <w:sz w:val="20"/>
              </w:rPr>
              <w:t>75%+</w:t>
            </w:r>
          </w:p>
        </w:tc>
      </w:tr>
      <w:tr>
        <w:tc>
          <w:tcPr>
            <w:vAlign w:val="center"/>
          </w:tcPr>
          <w:p>
            <w:pPr>
              <w:spacing w:before="0" w:after="0"/>
              <w:jc w:val="left"/>
            </w:pPr>
            <w:r>
              <w:rPr>
                <w:color w:val="1A1A1A"/>
                <w:sz w:val="20"/>
              </w:rPr>
              <w:t>% negative reviews with no response</w:t>
            </w:r>
          </w:p>
        </w:tc>
        <w:tc>
          <w:tcPr>
            <w:vAlign w:val="center"/>
          </w:tcPr>
          <w:p>
            <w:pPr>
              <w:spacing w:before="0" w:after="0"/>
              <w:jc w:val="center"/>
            </w:pPr>
            <w:del w:id="131" w:author="Claude" w:date="2026-03-22T00:00:00Z">
              <w:r>
                <w:rPr>
                  <w:color w:val="1A1A1A"/>
                  <w:sz w:val="20"/>
                </w:rPr>
                <w:delText>30.7%</w:delText>
              </w:r>
            </w:del>
            <w:ins w:id="132" w:author="Claude" w:date="2026-03-22T00:00:00Z">
              <w:r>
                <w:rPr>
                  <w:color w:val="1A1A1A"/>
                  <w:sz w:val="20"/>
                </w:rPr>
                <w:t>27.5%</w:t>
              </w:r>
            </w:ins>
          </w:p>
        </w:tc>
        <w:tc>
          <w:tcPr>
            <w:vAlign w:val="center"/>
          </w:tcPr>
          <w:p>
            <w:pPr>
              <w:spacing w:before="0" w:after="0"/>
              <w:jc w:val="center"/>
            </w:pPr>
            <w:r>
              <w:rPr>
                <w:color w:val="1A1A1A"/>
                <w:sz w:val="20"/>
              </w:rPr>
              <w:t>&lt;5%</w:t>
            </w:r>
          </w:p>
        </w:tc>
      </w:tr>
      <w:tr>
        <w:tc>
          <w:tcPr>
            <w:vAlign w:val="center"/>
          </w:tcPr>
          <w:p>
            <w:pPr>
              <w:spacing w:before="0" w:after="0"/>
              <w:jc w:val="left"/>
            </w:pPr>
            <w:r>
              <w:rPr>
                <w:color w:val="1A1A1A"/>
                <w:sz w:val="20"/>
              </w:rPr>
              <w:t>Customer Support theme negative review volume</w:t>
            </w:r>
          </w:p>
        </w:tc>
        <w:tc>
          <w:tcPr>
            <w:vAlign w:val="center"/>
          </w:tcPr>
          <w:p>
            <w:pPr>
              <w:spacing w:before="0" w:after="0"/>
              <w:jc w:val="center"/>
            </w:pPr>
            <w:r>
              <w:rPr>
                <w:color w:val="1A1A1A"/>
                <w:sz w:val="20"/>
              </w:rPr>
              <w:t>19 negative / 66 total</w:t>
            </w:r>
          </w:p>
        </w:tc>
        <w:tc>
          <w:tcPr>
            <w:vAlign w:val="center"/>
          </w:tcPr>
          <w:p>
            <w:pPr>
              <w:spacing w:before="0" w:after="0"/>
              <w:jc w:val="center"/>
            </w:pPr>
            <w:r>
              <w:rPr>
                <w:color w:val="1A1A1A"/>
                <w:sz w:val="20"/>
              </w:rPr>
              <w:t>Reduce 40%</w:t>
            </w:r>
          </w:p>
        </w:tc>
      </w:tr>
      <w:tr>
        <w:tc>
          <w:tcPr>
            <w:vAlign w:val="center"/>
          </w:tcPr>
          <w:p>
            <w:pPr>
              <w:spacing w:before="0" w:after="0"/>
              <w:jc w:val="left"/>
            </w:pPr>
            <w:r>
              <w:rPr>
                <w:color w:val="1A1A1A"/>
                <w:sz w:val="20"/>
              </w:rPr>
              <w:t>VPN complaint volume</w:t>
            </w:r>
          </w:p>
        </w:tc>
        <w:tc>
          <w:tcPr>
            <w:vAlign w:val="center"/>
          </w:tcPr>
          <w:p>
            <w:pPr>
              <w:spacing w:before="0" w:after="0"/>
              <w:jc w:val="center"/>
            </w:pPr>
            <w:r>
              <w:rPr>
                <w:color w:val="1A1A1A"/>
                <w:sz w:val="20"/>
              </w:rPr>
              <w:t>23 negative</w:t>
            </w:r>
          </w:p>
        </w:tc>
        <w:tc>
          <w:tcPr>
            <w:vAlign w:val="center"/>
          </w:tcPr>
          <w:p>
            <w:pPr>
              <w:spacing w:before="0" w:after="0"/>
              <w:jc w:val="center"/>
            </w:pPr>
            <w:r>
              <w:rPr>
                <w:color w:val="1A1A1A"/>
                <w:sz w:val="20"/>
              </w:rPr>
              <w:t>Reduce 50% post-fix</w:t>
            </w:r>
          </w:p>
        </w:tc>
      </w:tr>
      <w:tr>
        <w:tc>
          <w:tcPr>
            <w:vAlign w:val="center"/>
          </w:tcPr>
          <w:p>
            <w:pPr>
              <w:spacing w:before="0" w:after="0"/>
              <w:jc w:val="left"/>
            </w:pPr>
            <w:r>
              <w:rPr>
                <w:color w:val="1A1A1A"/>
                <w:sz w:val="20"/>
              </w:rPr>
              <w:t>Unanswered negative reviews</w:t>
            </w:r>
          </w:p>
        </w:tc>
        <w:tc>
          <w:tcPr>
            <w:vAlign w:val="center"/>
          </w:tcPr>
          <w:p>
            <w:pPr>
              <w:spacing w:before="0" w:after="0"/>
              <w:jc w:val="center"/>
            </w:pPr>
            <w:del w:id="133" w:author="Claude" w:date="2026-03-22T00:00:00Z">
              <w:r>
                <w:rPr>
                  <w:color w:val="1A1A1A"/>
                  <w:sz w:val="20"/>
                </w:rPr>
                <w:delText>42</w:delText>
              </w:r>
            </w:del>
            <w:ins w:id="134" w:author="Claude" w:date="2026-03-22T00:00:00Z">
              <w:r>
                <w:rPr>
                  <w:color w:val="1A1A1A"/>
                  <w:sz w:val="20"/>
                </w:rPr>
                <w:t>36</w:t>
              </w:r>
            </w:ins>
          </w:p>
        </w:tc>
        <w:tc>
          <w:tcPr>
            <w:vAlign w:val="center"/>
          </w:tcPr>
          <w:p>
            <w:pPr>
              <w:spacing w:before="0" w:after="0"/>
              <w:jc w:val="center"/>
            </w:pPr>
            <w:r>
              <w:rPr>
                <w:color w:val="1A1A1A"/>
                <w:sz w:val="20"/>
              </w:rPr>
              <w:t>0</w:t>
            </w:r>
          </w:p>
        </w:tc>
      </w:tr>
    </w:tbl>
    <w:p>
      <w:pPr>
        <w:pStyle w:val="Caption"/>
      </w:pPr>
      <w:r>
        <w:t>Table 5: Success Metrics Current vs Target</w:t>
      </w:r>
    </w:p>
    <w:p>
      <w:pPr>
        <w:keepNext/>
        <w:spacing w:before="200" w:after="80"/>
        <w:jc w:val="center"/>
      </w:pPr>
      <w:r>
        <w:drawing>
          <wp:inline distT="0" distB="0" distL="0" distR="0">
            <wp:extent cx="4680000" cy="2577697"/>
            <wp:effectExtent l="0" t="0" r="0" b="0"/>
            <wp:docPr id="6" name="SuccessMetrics"/>
            <wp:cNvGraphicFramePr>
              <a:graphicFrameLocks noChangeAspect="1"/>
            </wp:cNvGraphicFramePr>
            <a:graphic>
              <a:graphicData uri="http://schemas.openxmlformats.org/drawingml/2006/picture">
                <pic:pic>
                  <pic:nvPicPr>
                    <pic:cNvPr id="0" name="SuccessMetrics.png"/>
                    <pic:cNvPicPr/>
                  </pic:nvPicPr>
                  <pic:blipFill>
                    <a:blip r:embed="R6c3e83e699a64d00"/>
                    <a:stretch>
                      <a:fillRect/>
                    </a:stretch>
                  </pic:blipFill>
                  <pic:spPr>
                    <a:xfrm>
                      <a:off x="0" y="0"/>
                      <a:ext cx="4680000" cy="2577697"/>
                    </a:xfrm>
                    <a:prstGeom prst="rect"/>
                  </pic:spPr>
                </pic:pic>
              </a:graphicData>
            </a:graphic>
          </wp:inline>
        </w:drawing>
      </w:r>
    </w:p>
    <w:p>
      <w:pPr>
        <w:pStyle w:val="Caption"/>
      </w:pPr>
      <w:r>
        <w:t>Figure 4: Success Metrics Progress Tracking</w:t>
      </w:r>
    </w:p>
    <w:p>
      <w:r>
        <w:br w:type="page"/>
      </w:r>
    </w:p>
    <w:p>
      <w:pPr>
        <w:pStyle w:val="Heading1"/>
      </w:pPr>
      <w:bookmarkStart w:name="_Toc011" w:id="011"/>
      <w:r>
        <w:t>Closing Note</w:t>
      </w:r>
      <w:bookmarkEnd w:id="011"/>
    </w:p>
    <w:p>
      <w:r>
        <w:t>The reviews in our dataset are not edge cases or outliers. They represent real people who paid for a security product, ran into a problem, looked for help, and either got a URL or heard nothing at all. For a company whose entire value proposition is trust and protection, a support experience that feels indifferent is a fundamental brand contradiction.</w:t>
      </w:r>
    </w:p>
    <w:p>
      <w:r>
        <w:t>The new app launch is an opportunity to reset that perception but only if the support infrastructure changes before the launch, not after it. A new product on top of an unchanged support experience will accelerate complaints, not reduce them.</w:t>
      </w:r>
    </w:p>
    <w:p>
      <w:pPr>
        <w:pBdr>
          <w:left w:val="single" w:color="C41E3A" w:sz="24"/>
        </w:pBdr>
        <w:shd w:val="clear" w:fill="FFF5F5"/>
        <w:spacing w:before="300"/>
        <w:ind w:left="200"/>
      </w:pPr>
      <w:r>
        <w:rPr>
          <w:i/>
          <w:color w:val="1A1A1A"/>
        </w:rPr>
        <w:t>The users are watching. Their reviews are already live. The question is whether our responses public, visible, permanent will start earning that trust back.</w:t>
      </w:r>
    </w:p>
    <w:p>
      <w:pPr>
        <w:spacing w:before="400"/>
      </w:pPr>
      <w:r>
        <w:rPr>
          <w:color w:val="6B6B6B"/>
          <w:sz w:val="18"/>
        </w:rPr>
        <w:t xml:space="preserve">Data source: </w:t>
      </w:r>
      <w:del w:id="135" w:author="Claude" w:date="2026-03-22T00:00:00Z">
        <w:r>
          <w:delText xml:space="preserve">584 real reviews scraped from Google Play, App Store, and Windows Desktop August 2025 to March 2026.</w:delText>
        </w:r>
      </w:del>
      <w:ins w:id="136" w:author="Claude" w:date="2026-03-22T00:00:00Z">
        <w:r>
          <w:t xml:space="preserve">578 real reviews scraped from Google Play, App Store, and Windows Desktop January to March 2026.</w:t>
        </w:r>
      </w:ins>
      <w:r>
        <w:t xml:space="preserve"> Analysis generated March 2026.</w:t>
      </w:r>
    </w:p>
    <w:p>
      <w:pPr>
        <w:sectPr>
          <w:headerReference w:type="default" r:id="R962f7f8360f744f6"/>
          <w:footerReference w:type="default" r:id="Ra2ff24fcae874a8f"/>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0e90153c1b7e4f1c"/>
                    <a:stretch>
                      <a:fillRect/>
                    </a:stretch>
                  </pic:blipFill>
                  <pic:spPr>
                    <a:xfrm>
                      <a:off x="0" y="0"/>
                      <a:ext cx="7560000" cy="10692000"/>
                    </a:xfrm>
                    <a:prstGeom prst="rect"/>
                  </pic:spPr>
                </pic:pic>
              </a:graphicData>
            </a:graphic>
          </wp:anchor>
        </w:drawing>
      </w:r>
    </w:p>
    <w:p>
      <w:pPr>
        <w:spacing w:before="7500"/>
      </w:pPr>
      <w:r/>
    </w:p>
    <w:p>
      <w:pPr>
        <w:spacing w:after="200"/>
        <w:jc w:val="center"/>
      </w:pPr>
      <w:r>
        <w:rPr>
          <w:b/>
          <w:color w:val="C41E3A"/>
          <w:sz w:val="48"/>
        </w:rPr>
        <w:t>McAfee</w:t>
      </w:r>
    </w:p>
    <w:p>
      <w:pPr>
        <w:spacing w:after="400"/>
        <w:jc w:val="center"/>
      </w:pPr>
      <w:r>
        <w:rPr>
          <w:color w:val="4A4A4A"/>
          <w:sz w:val="22"/>
        </w:rPr>
        <w:t>Together is Power</w:t>
      </w:r>
    </w:p>
    <w:p>
      <w:pPr>
        <w:spacing w:after="200"/>
        <w:jc w:val="center"/>
      </w:pPr>
      <w:r>
        <w:rPr>
          <w:color w:val="6B6B6B"/>
          <w:sz w:val="18"/>
        </w:rPr>
        <w:t>www.mcafee.com  |  support@mcafee.com</w:t>
      </w:r>
    </w:p>
    <w:p>
      <w:pPr>
        <w:jc w:val="center"/>
      </w:pPr>
      <w:r>
        <w:rPr>
          <w:color w:val="6B6B6B"/>
          <w:sz w:val="16"/>
        </w:rPr>
        <w:t>© 2026 McAfee, LLC.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6b7124a5593a4d77"/>
                  <a:stretch>
                    <a:fillRect/>
                  </a:stretch>
                </pic:blipFill>
                <pic:spPr>
                  <a:xfrm>
                    <a:off x="0" y="0"/>
                    <a:ext cx="7560000" cy="10692000"/>
                  </a:xfrm>
                  <a:prstGeom prst="rect"/>
                </pic:spPr>
              </pic:pic>
            </a:graphicData>
          </a:graphic>
        </wp:anchor>
      </w:drawing>
    </w:r>
  </w:p>
  <w:p>
    <w:pPr>
      <w:spacing w:before="0" w:after="0"/>
      <w:jc w:val="right"/>
    </w:pPr>
    <w:r>
      <w:rPr>
        <w:color w:val="6B6B6B"/>
        <w:sz w:val="18"/>
      </w:rPr>
      <w:t>McAfee Customer Support Strategic Brief</w:t>
    </w:r>
    <w:r>
      <w:rPr>
        <w:color w:val="C41E3A"/>
        <w:sz w:val="18"/>
      </w:rPr>
      <w:t xml:space="preserve">  |  </w:t>
    </w:r>
    <w:r>
      <w:rPr>
        <w:color w:val="6B6B6B"/>
        <w:sz w:val="18"/>
      </w:rPr>
      <w:t>March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1A"/>
      <w:sz w:val="22"/>
    </w:rPr>
  </w:style>
  <w:style w:type="paragraph" w:styleId="Heading1">
    <w:name w:val="heading 1"/>
    <w:basedOn w:val="Normal"/>
    <w:pPr>
      <w:keepNext/>
      <w:keepLines/>
      <w:spacing w:before="480" w:after="240" w:line="240" w:lineRule="auto"/>
      <w:outlineLvl w:val="0"/>
    </w:pPr>
    <w:rPr>
      <w:b/>
      <w:color w:val="C41E3A"/>
      <w:sz w:val="36"/>
    </w:rPr>
  </w:style>
  <w:style w:type="paragraph" w:styleId="Heading2">
    <w:name w:val="heading 2"/>
    <w:basedOn w:val="Normal"/>
    <w:pPr>
      <w:keepNext/>
      <w:keepLines/>
      <w:spacing w:before="360" w:after="160"/>
      <w:outlineLvl w:val="1"/>
    </w:pPr>
    <w:rPr>
      <w:b/>
      <w:color w:val="1A1A1A"/>
      <w:sz w:val="28"/>
    </w:rPr>
  </w:style>
  <w:style w:type="paragraph" w:styleId="Heading3">
    <w:name w:val="heading 3"/>
    <w:basedOn w:val="Normal"/>
    <w:pPr>
      <w:keepNext/>
      <w:keepLines/>
      <w:spacing w:before="280" w:after="120"/>
      <w:outlineLvl w:val="2"/>
    </w:pPr>
    <w:rPr>
      <w:b/>
      <w:color w:val="4A4A4A"/>
      <w:sz w:val="24"/>
    </w:rPr>
  </w:style>
  <w:style w:type="paragraph" w:styleId="Caption">
    <w:name w:val="Caption"/>
    <w:basedOn w:val="Normal"/>
    <w:pPr>
      <w:keepLines/>
      <w:spacing w:before="60" w:after="360"/>
      <w:jc w:val="center"/>
    </w:pPr>
    <w:rPr>
      <w:i/>
      <w:color w:val="6B6B6B"/>
      <w:sz w:val="20"/>
    </w:rPr>
  </w:style>
  <w:style w:type="paragraph" w:styleId="TOC1">
    <w:name w:val="toc 1"/>
    <w:basedOn w:val="Normal"/>
    <w:pPr>
      <w:tabs>
        <w:tab w:val="right" w:leader="dot" w:pos="9350"/>
      </w:tabs>
      <w:spacing w:before="200" w:after="60"/>
    </w:pPr>
    <w:rPr>
      <w:b/>
      <w:color w:val="1A1A1A"/>
    </w:rPr>
  </w:style>
  <w:style w:type="paragraph" w:styleId="TOC2">
    <w:name w:val="toc 2"/>
    <w:basedOn w:val="Normal"/>
    <w:pPr>
      <w:tabs>
        <w:tab w:val="right" w:leader="dot" w:pos="9350"/>
      </w:tabs>
      <w:spacing w:before="60" w:after="60"/>
      <w:ind w:left="360"/>
    </w:pPr>
    <w:rPr>
      <w:color w:val="4A4A4A"/>
    </w:rPr>
  </w:style>
</w:styles>
</file>

<file path=word/_rels/document.xml.rels><?xml version="1.0" encoding="UTF-8"?><Relationships xmlns="http://schemas.openxmlformats.org/package/2006/relationships"><Relationship Type="http://schemas.openxmlformats.org/officeDocument/2006/relationships/styles" Target="/word/styles.xml" Id="Rc790e7e3144e404e"/><Relationship Type="http://schemas.openxmlformats.org/officeDocument/2006/relationships/numbering" Target="/word/numbering.xml" Id="R00b057cdb08f452c"/><Relationship Type="http://schemas.openxmlformats.org/officeDocument/2006/relationships/image" Target="/media/image.png" Id="R4cb00c018ecc4a21"/><Relationship Type="http://schemas.openxmlformats.org/officeDocument/2006/relationships/image" Target="/media/image2.png" Id="R0e90153c1b7e4f1c"/><Relationship Type="http://schemas.openxmlformats.org/officeDocument/2006/relationships/header" Target="/word/header1.xml" Id="R962f7f8360f744f6"/><Relationship Type="http://schemas.openxmlformats.org/officeDocument/2006/relationships/footer" Target="/word/footer1.xml" Id="Ra2ff24fcae874a8f"/><Relationship Type="http://schemas.openxmlformats.org/officeDocument/2006/relationships/image" Target="/media/image4.png" Id="R147d8853ddf544ec"/><Relationship Type="http://schemas.openxmlformats.org/officeDocument/2006/relationships/image" Target="/media/image5.png" Id="R5412af0a90614a78"/><Relationship Type="http://schemas.openxmlformats.org/officeDocument/2006/relationships/image" Target="/media/image6.png" Id="Ra205f3332fd64693"/><Relationship Type="http://schemas.openxmlformats.org/officeDocument/2006/relationships/image" Target="/media/image7.png" Id="R6c3e83e699a64d00"/><Relationship Type="http://schemas.openxmlformats.org/officeDocument/2006/relationships/settings" Target="/word/settings.xml" Id="R4ddffbb178e5406a"/></Relationships>
</file>

<file path=word/_rels/header1.xml.rels><?xml version="1.0" encoding="UTF-8"?><Relationships xmlns="http://schemas.openxmlformats.org/package/2006/relationships"><Relationship Type="http://schemas.openxmlformats.org/officeDocument/2006/relationships/image" Target="/media/image3.png" Id="R6b7124a5593a4d77"/></Relationships>
</file>